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07EF4" w14:textId="69B046C2" w:rsidR="00FC5231" w:rsidRPr="009A5E9C" w:rsidRDefault="00FC5231" w:rsidP="009A5E9C">
      <w:pPr>
        <w:jc w:val="center"/>
      </w:pPr>
      <w:r>
        <w:t>Covariation Effects on Epidemic Siz</w:t>
      </w:r>
      <w:r w:rsidR="009A5E9C">
        <w:t>e</w:t>
      </w:r>
    </w:p>
    <w:p w14:paraId="304312A9" w14:textId="77777777" w:rsidR="00FC5231" w:rsidRDefault="00FC5231" w:rsidP="00FC5231">
      <w:pPr>
        <w:rPr>
          <w:b/>
          <w:bCs/>
        </w:rPr>
      </w:pPr>
    </w:p>
    <w:p w14:paraId="182FA3D4" w14:textId="77777777" w:rsidR="00FC5231" w:rsidRDefault="00FC5231" w:rsidP="00FC5231">
      <w:pPr>
        <w:rPr>
          <w:b/>
          <w:bCs/>
        </w:rPr>
      </w:pPr>
      <w:r>
        <w:rPr>
          <w:b/>
          <w:bCs/>
        </w:rPr>
        <w:t>Introduction</w:t>
      </w:r>
    </w:p>
    <w:p w14:paraId="76ACCBF6" w14:textId="77777777" w:rsidR="00FC5231" w:rsidRDefault="00FC5231" w:rsidP="00FC5231">
      <w:pPr>
        <w:rPr>
          <w:b/>
          <w:bCs/>
        </w:rPr>
      </w:pPr>
    </w:p>
    <w:p w14:paraId="5E19954D" w14:textId="78FC0EFF" w:rsidR="00FC5231" w:rsidRDefault="00FC5231" w:rsidP="00FC5231">
      <w:r>
        <w:t>Throughout the SARS-CoV-2 pandemic, the importance of super spreading has been imprinted upon our cultural consciousness due to the high visibility of such cases and events; however, in the field of epidemiology the significance of certain individuals being responsible for a disproportionate number of infections is par for the course. One of the earliest and most quintessential examples of super spreading, Typhoid Mary, was documented over a century ago (Brooks 1996). Not only have epidemiologist</w:t>
      </w:r>
      <w:ins w:id="0" w:author="Clay Cressler" w:date="2021-09-01T11:01:00Z">
        <w:r w:rsidR="00BA4672">
          <w:t>s</w:t>
        </w:r>
      </w:ins>
      <w:r>
        <w:t xml:space="preserve"> long known about the existence of super spreaders, but they have shown that a significant number of high-profile outbreaks throughout modern history, including HIV, MERS, Ebola, and SARS, in addition to SARS-CoV-2, have also been driven by super spreaders (Lui et al. 2020, Kain et al. 2021, May and Anderson, 1987, Wong et al. 2015, </w:t>
      </w:r>
      <w:proofErr w:type="spellStart"/>
      <w:r>
        <w:t>Gani</w:t>
      </w:r>
      <w:proofErr w:type="spellEnd"/>
      <w:r>
        <w:t xml:space="preserve"> and Leach 2004). In some well-studied outbreaks, such as SARS, information about identified super spreaders has been recorded in </w:t>
      </w:r>
      <w:proofErr w:type="gramStart"/>
      <w:r>
        <w:t>great detail</w:t>
      </w:r>
      <w:proofErr w:type="gramEnd"/>
      <w:r>
        <w:t>, going so far as to find their respective secondary infection rates, contact rates and other relevant measurements (Stein 2011, Shen et al. 2004). Rudimentary information about specific super spreaders, however, offers limited insight into the epidemiological function of super spreaders on a broader scale. This is because ‘super-spreader’ is a general term for any individual that has a disproportionately high secondary infection rate</w:t>
      </w:r>
      <w:ins w:id="1" w:author="Clay Cressler" w:date="2021-09-01T11:02:00Z">
        <w:r w:rsidR="00BA4672">
          <w:t>, but</w:t>
        </w:r>
      </w:ins>
      <w:del w:id="2" w:author="Clay Cressler" w:date="2021-09-01T11:02:00Z">
        <w:r w:rsidDel="00BA4672">
          <w:delText>;</w:delText>
        </w:r>
      </w:del>
      <w:r>
        <w:t xml:space="preserve"> there are multiple paths by which an individual can become </w:t>
      </w:r>
      <w:commentRangeStart w:id="3"/>
      <w:del w:id="4" w:author="Clay Cressler" w:date="2021-09-01T11:02:00Z">
        <w:r w:rsidDel="00BA4672">
          <w:delText xml:space="preserve">classified as </w:delText>
        </w:r>
      </w:del>
      <w:r>
        <w:t>a</w:t>
      </w:r>
      <w:commentRangeEnd w:id="3"/>
      <w:r w:rsidR="00BA4672">
        <w:rPr>
          <w:rStyle w:val="CommentReference"/>
          <w:rFonts w:ascii="Arial" w:eastAsia="Arial" w:hAnsi="Arial" w:cs="Arial"/>
          <w:lang w:val="en"/>
        </w:rPr>
        <w:commentReference w:id="3"/>
      </w:r>
      <w:r>
        <w:t xml:space="preserve"> super spreader. For example, </w:t>
      </w:r>
      <w:del w:id="5" w:author="Clay Cressler" w:date="2021-09-01T11:03:00Z">
        <w:r w:rsidDel="00BA4672">
          <w:delText xml:space="preserve">the previously mentioned </w:delText>
        </w:r>
      </w:del>
      <w:r>
        <w:t xml:space="preserve">Typhoid Mary was a super spreader by way of having low virulence and recovery, while one of the documented SARS super spreaders had a high level </w:t>
      </w:r>
      <w:del w:id="6" w:author="Clay Cressler" w:date="2021-09-01T11:03:00Z">
        <w:r w:rsidDel="00BA4672">
          <w:delText xml:space="preserve">of </w:delText>
        </w:r>
      </w:del>
      <w:r>
        <w:t xml:space="preserve">virulence and contact rate (Brooks 1996, Shen et al. 2004). </w:t>
      </w:r>
      <w:commentRangeStart w:id="7"/>
      <w:r>
        <w:t>This suggests that epidemiological patterns are driven by individual variation in traits that are pertinent to the spread of a disease.</w:t>
      </w:r>
      <w:commentRangeEnd w:id="7"/>
      <w:r w:rsidR="00BA4672">
        <w:rPr>
          <w:rStyle w:val="CommentReference"/>
          <w:rFonts w:ascii="Arial" w:eastAsia="Arial" w:hAnsi="Arial" w:cs="Arial"/>
          <w:lang w:val="en"/>
        </w:rPr>
        <w:commentReference w:id="7"/>
      </w:r>
    </w:p>
    <w:p w14:paraId="16818B69" w14:textId="77777777" w:rsidR="00FC5231" w:rsidRDefault="00FC5231" w:rsidP="00FC5231"/>
    <w:p w14:paraId="5DBCC976" w14:textId="77777777" w:rsidR="00F910CC" w:rsidRDefault="00FC5231" w:rsidP="00FC5231">
      <w:pPr>
        <w:rPr>
          <w:ins w:id="8" w:author="Clay Cressler" w:date="2021-09-01T11:29:00Z"/>
        </w:rPr>
      </w:pPr>
      <w:r>
        <w:t>The ways in which individual variation arises are ample; hosts vary in behavior, physiology, and genetics (</w:t>
      </w:r>
      <w:proofErr w:type="spellStart"/>
      <w:r>
        <w:t>Vanderwaal</w:t>
      </w:r>
      <w:proofErr w:type="spellEnd"/>
      <w:r>
        <w:t xml:space="preserve"> and </w:t>
      </w:r>
      <w:proofErr w:type="spellStart"/>
      <w:r>
        <w:t>Ezenwa</w:t>
      </w:r>
      <w:proofErr w:type="spellEnd"/>
      <w:r>
        <w:t xml:space="preserve"> 2016, White et al 2018). The consequences of such variation to an epidemic are equally as diverse. As stated above, individual heterogeneity can lead to the emergence of super spreaders, but that is just one potential outcome since individuals vary at all </w:t>
      </w:r>
      <w:commentRangeStart w:id="9"/>
      <w:r>
        <w:t>stages of an epidemic</w:t>
      </w:r>
      <w:r>
        <w:rPr>
          <w:color w:val="222222"/>
        </w:rPr>
        <w:t xml:space="preserve"> </w:t>
      </w:r>
      <w:commentRangeEnd w:id="9"/>
      <w:r w:rsidR="006F0F91">
        <w:rPr>
          <w:rStyle w:val="CommentReference"/>
          <w:rFonts w:ascii="Arial" w:eastAsia="Arial" w:hAnsi="Arial" w:cs="Arial"/>
          <w:lang w:val="en"/>
        </w:rPr>
        <w:commentReference w:id="9"/>
      </w:r>
      <w:r>
        <w:t xml:space="preserve">(Keeling and Eames 2005, </w:t>
      </w:r>
      <w:r>
        <w:rPr>
          <w:color w:val="222222"/>
        </w:rPr>
        <w:t xml:space="preserve">Oswald 2006, </w:t>
      </w:r>
      <w:proofErr w:type="spellStart"/>
      <w:r>
        <w:rPr>
          <w:color w:val="222222"/>
        </w:rPr>
        <w:t>Antonissen</w:t>
      </w:r>
      <w:proofErr w:type="spellEnd"/>
      <w:r>
        <w:rPr>
          <w:color w:val="222222"/>
        </w:rPr>
        <w:t xml:space="preserve"> et al. 2014, Gou and </w:t>
      </w:r>
      <w:proofErr w:type="spellStart"/>
      <w:r>
        <w:rPr>
          <w:color w:val="222222"/>
        </w:rPr>
        <w:t>Jin</w:t>
      </w:r>
      <w:proofErr w:type="spellEnd"/>
      <w:r>
        <w:rPr>
          <w:color w:val="222222"/>
        </w:rPr>
        <w:t xml:space="preserve"> 2017, </w:t>
      </w:r>
      <w:proofErr w:type="spellStart"/>
      <w:r>
        <w:t>Vanderwaal</w:t>
      </w:r>
      <w:proofErr w:type="spellEnd"/>
      <w:r>
        <w:t xml:space="preserve"> and </w:t>
      </w:r>
      <w:proofErr w:type="spellStart"/>
      <w:r>
        <w:t>Ezenwa</w:t>
      </w:r>
      <w:proofErr w:type="spellEnd"/>
      <w:r>
        <w:t xml:space="preserve"> 2016). These include transmission, which i</w:t>
      </w:r>
      <w:ins w:id="10" w:author="Clay Cressler" w:date="2021-09-01T11:18:00Z">
        <w:r w:rsidR="006F0F91">
          <w:t xml:space="preserve">tself depends on many other traits that can vary, such as </w:t>
        </w:r>
      </w:ins>
      <w:ins w:id="11" w:author="Clay Cressler" w:date="2021-09-01T11:19:00Z">
        <w:r w:rsidR="006F0F91">
          <w:t>infectiousness and contact rate (</w:t>
        </w:r>
        <w:commentRangeStart w:id="12"/>
        <w:r w:rsidR="006F0F91">
          <w:t>McCallum et al. 2017</w:t>
        </w:r>
      </w:ins>
      <w:commentRangeEnd w:id="12"/>
      <w:ins w:id="13" w:author="Clay Cressler" w:date="2021-09-01T11:21:00Z">
        <w:r w:rsidR="006F0F91">
          <w:rPr>
            <w:rStyle w:val="CommentReference"/>
            <w:rFonts w:ascii="Arial" w:eastAsia="Arial" w:hAnsi="Arial" w:cs="Arial"/>
            <w:lang w:val="en"/>
          </w:rPr>
          <w:commentReference w:id="12"/>
        </w:r>
      </w:ins>
      <w:ins w:id="14" w:author="Clay Cressler" w:date="2021-09-01T11:19:00Z">
        <w:r w:rsidR="006F0F91">
          <w:t>)</w:t>
        </w:r>
      </w:ins>
      <w:del w:id="15" w:author="Clay Cressler" w:date="2021-09-01T11:18:00Z">
        <w:r w:rsidDel="006F0F91">
          <w:delText>s made up of shedding and contacts</w:delText>
        </w:r>
      </w:del>
      <w:r>
        <w:t>, virulence, and recovery. For example, hosts can vary in attractiveness to parasites due to individual body odor or body mass (</w:t>
      </w:r>
      <w:r w:rsidRPr="00896111">
        <w:t>Allan 2010</w:t>
      </w:r>
      <w:r>
        <w:t>,</w:t>
      </w:r>
      <w:r w:rsidRPr="00896111">
        <w:t xml:space="preserve"> </w:t>
      </w:r>
      <w:proofErr w:type="spellStart"/>
      <w:r w:rsidRPr="00896111">
        <w:t>Takken</w:t>
      </w:r>
      <w:proofErr w:type="spellEnd"/>
      <w:r w:rsidRPr="00896111">
        <w:t xml:space="preserve"> &amp; Verhulst 2013</w:t>
      </w:r>
      <w:r>
        <w:t>). In Siberian Chipmunks (</w:t>
      </w:r>
      <w:r w:rsidRPr="00896111">
        <w:rPr>
          <w:i/>
          <w:iCs/>
        </w:rPr>
        <w:t xml:space="preserve">Tamias </w:t>
      </w:r>
      <w:proofErr w:type="spellStart"/>
      <w:r w:rsidRPr="00896111">
        <w:rPr>
          <w:i/>
          <w:iCs/>
        </w:rPr>
        <w:t>sibiricu</w:t>
      </w:r>
      <w:proofErr w:type="spellEnd"/>
      <w:del w:id="16" w:author="Clay Cressler" w:date="2021-09-01T11:20:00Z">
        <w:r w:rsidDel="006F0F91">
          <w:rPr>
            <w:i/>
            <w:iCs/>
          </w:rPr>
          <w:delText>,</w:delText>
        </w:r>
      </w:del>
      <w:r>
        <w:rPr>
          <w:i/>
          <w:iCs/>
        </w:rPr>
        <w:t xml:space="preserve">), </w:t>
      </w:r>
      <w:r>
        <w:t>disposition</w:t>
      </w:r>
      <w:ins w:id="17" w:author="Clay Cressler" w:date="2021-09-01T11:20:00Z">
        <w:r w:rsidR="006F0F91">
          <w:t xml:space="preserve"> (</w:t>
        </w:r>
      </w:ins>
      <w:del w:id="18" w:author="Clay Cressler" w:date="2021-09-01T11:20:00Z">
        <w:r w:rsidDel="006F0F91">
          <w:delText xml:space="preserve">, </w:delText>
        </w:r>
      </w:del>
      <w:r>
        <w:t>being bold or shy</w:t>
      </w:r>
      <w:ins w:id="19" w:author="Clay Cressler" w:date="2021-09-01T11:20:00Z">
        <w:r w:rsidR="006F0F91">
          <w:t xml:space="preserve">) </w:t>
        </w:r>
      </w:ins>
      <w:del w:id="20" w:author="Clay Cressler" w:date="2021-09-01T11:20:00Z">
        <w:r w:rsidDel="006F0F91">
          <w:delText xml:space="preserve">, </w:delText>
        </w:r>
      </w:del>
      <w:r>
        <w:t>has been shown to affect contact rates (</w:t>
      </w:r>
      <w:r w:rsidRPr="00896111">
        <w:t>Boyer et al. 2010</w:t>
      </w:r>
      <w:r>
        <w:t>). Tasmanian devil’s (</w:t>
      </w:r>
      <w:r w:rsidRPr="00713FB5">
        <w:rPr>
          <w:i/>
          <w:iCs/>
        </w:rPr>
        <w:t xml:space="preserve">Sarcophilus </w:t>
      </w:r>
      <w:proofErr w:type="spellStart"/>
      <w:r w:rsidRPr="00713FB5">
        <w:rPr>
          <w:i/>
          <w:iCs/>
        </w:rPr>
        <w:t>harrisii</w:t>
      </w:r>
      <w:proofErr w:type="spellEnd"/>
      <w:r>
        <w:rPr>
          <w:i/>
          <w:iCs/>
        </w:rPr>
        <w:t xml:space="preserve">) </w:t>
      </w:r>
      <w:r w:rsidRPr="008727E8">
        <w:t>susceptibility</w:t>
      </w:r>
      <w:r>
        <w:rPr>
          <w:i/>
          <w:iCs/>
        </w:rPr>
        <w:t xml:space="preserve"> </w:t>
      </w:r>
      <w:r>
        <w:t>to facial tumor disease has been linked to genetic makeup (</w:t>
      </w:r>
      <w:proofErr w:type="spellStart"/>
      <w:r w:rsidRPr="00713FB5">
        <w:t>Siddle</w:t>
      </w:r>
      <w:proofErr w:type="spellEnd"/>
      <w:r w:rsidRPr="00713FB5">
        <w:t xml:space="preserve"> et al. 2007</w:t>
      </w:r>
      <w:r>
        <w:t xml:space="preserve">). </w:t>
      </w:r>
      <w:commentRangeStart w:id="21"/>
      <w:r>
        <w:t xml:space="preserve">Empirical evidence that individuals vary is robust, but a general understanding of how heterogeneity affects population level disease dynamics remains unclear. For instance, </w:t>
      </w:r>
      <w:commentRangeStart w:id="22"/>
      <w:r>
        <w:t>it has been assumed that contact rates increase linearly with population density</w:t>
      </w:r>
      <w:commentRangeEnd w:id="22"/>
      <w:r w:rsidR="00450589">
        <w:rPr>
          <w:rStyle w:val="CommentReference"/>
          <w:rFonts w:ascii="Arial" w:eastAsia="Arial" w:hAnsi="Arial" w:cs="Arial"/>
          <w:lang w:val="en"/>
        </w:rPr>
        <w:commentReference w:id="22"/>
      </w:r>
      <w:r>
        <w:t>, but in some systems this relationship is sigmoidal due to varying host behavior and social structures (</w:t>
      </w:r>
      <w:proofErr w:type="spellStart"/>
      <w:r>
        <w:t>Borremmans</w:t>
      </w:r>
      <w:proofErr w:type="spellEnd"/>
      <w:r>
        <w:t xml:space="preserve"> et al. 2017). </w:t>
      </w:r>
      <w:commentRangeStart w:id="23"/>
      <w:r>
        <w:t xml:space="preserve">Illustrating how heterogeneity has the potential to upend basic epidemiological assumptions. </w:t>
      </w:r>
      <w:commentRangeEnd w:id="23"/>
      <w:r w:rsidR="00644AC2">
        <w:rPr>
          <w:rStyle w:val="CommentReference"/>
          <w:rFonts w:ascii="Arial" w:eastAsia="Arial" w:hAnsi="Arial" w:cs="Arial"/>
          <w:lang w:val="en"/>
        </w:rPr>
        <w:commentReference w:id="23"/>
      </w:r>
      <w:r>
        <w:t>Similarly, because individual variation and super spreading are so often considered in conjunction, intuition may lead one to assume that heterogeneity will always increase</w:t>
      </w:r>
      <w:del w:id="24" w:author="Clay Cressler" w:date="2021-09-01T11:28:00Z">
        <w:r w:rsidDel="00644AC2">
          <w:delText>s</w:delText>
        </w:r>
      </w:del>
      <w:r>
        <w:t xml:space="preserve"> the size of an epidemic, </w:t>
      </w:r>
      <w:commentRangeStart w:id="25"/>
      <w:r w:rsidR="00BD353F">
        <w:t>despite</w:t>
      </w:r>
      <w:r>
        <w:t xml:space="preserve"> this not always being the case</w:t>
      </w:r>
      <w:commentRangeEnd w:id="25"/>
      <w:r w:rsidR="00644AC2">
        <w:rPr>
          <w:rStyle w:val="CommentReference"/>
          <w:rFonts w:ascii="Arial" w:eastAsia="Arial" w:hAnsi="Arial" w:cs="Arial"/>
          <w:lang w:val="en"/>
        </w:rPr>
        <w:commentReference w:id="25"/>
      </w:r>
      <w:r>
        <w:t xml:space="preserve">. </w:t>
      </w:r>
      <w:commentRangeEnd w:id="21"/>
      <w:r w:rsidR="00FA76A3">
        <w:rPr>
          <w:rStyle w:val="CommentReference"/>
          <w:rFonts w:ascii="Arial" w:eastAsia="Arial" w:hAnsi="Arial" w:cs="Arial"/>
          <w:lang w:val="en"/>
        </w:rPr>
        <w:commentReference w:id="21"/>
      </w:r>
    </w:p>
    <w:p w14:paraId="02CDE5DC" w14:textId="6E0889C1" w:rsidR="00FC5231" w:rsidRDefault="00FC5231" w:rsidP="00FC5231">
      <w:commentRangeStart w:id="26"/>
      <w:r>
        <w:lastRenderedPageBreak/>
        <w:t>The effect of individual variation on an epidemic will depend on how the parameter in question is related to</w:t>
      </w:r>
      <w:r w:rsidRPr="00CD2F74">
        <w:t xml:space="preserve"> </w:t>
      </w:r>
      <w:r>
        <w:t>the basic reproductive number, R</w:t>
      </w:r>
      <w:r w:rsidRPr="00CD2F74">
        <w:rPr>
          <w:vertAlign w:val="subscript"/>
        </w:rPr>
        <w:t>0</w:t>
      </w:r>
      <w:r>
        <w:rPr>
          <w:vertAlign w:val="subscript"/>
        </w:rPr>
        <w:t xml:space="preserve"> </w:t>
      </w:r>
      <w:r>
        <w:t>(fig 1). R</w:t>
      </w:r>
      <w:r w:rsidRPr="00CD2F74">
        <w:rPr>
          <w:vertAlign w:val="subscript"/>
        </w:rPr>
        <w:t>0</w:t>
      </w:r>
      <w:r>
        <w:rPr>
          <w:vertAlign w:val="subscript"/>
        </w:rPr>
        <w:t xml:space="preserve"> </w:t>
      </w:r>
      <w:r>
        <w:t xml:space="preserve">defines the expected number of secondary infections when a single infected individual is introduced to a fully susceptible population. </w:t>
      </w:r>
    </w:p>
    <w:p w14:paraId="2FF7CA91" w14:textId="77777777" w:rsidR="00FC5231" w:rsidRDefault="00FC5231" w:rsidP="00FC5231"/>
    <w:p w14:paraId="5022E582" w14:textId="77777777" w:rsidR="00FC5231" w:rsidRPr="00510AFD" w:rsidRDefault="00521D54" w:rsidP="00FC5231">
      <w:pPr>
        <w:rPr>
          <w:sz w:val="22"/>
          <w:szCs w:val="22"/>
        </w:rPr>
      </w:pPr>
      <m:oMathPara>
        <m:oMath>
          <m:sSub>
            <m:sSubPr>
              <m:ctrlPr>
                <w:rPr>
                  <w:rFonts w:ascii="Cambria Math" w:hAnsi="Cambria Math"/>
                  <w:i/>
                  <w:sz w:val="22"/>
                  <w:szCs w:val="22"/>
                  <w:lang w:val="en"/>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lang w:val="en"/>
                </w:rPr>
              </m:ctrlPr>
            </m:fPr>
            <m:num>
              <m:r>
                <w:rPr>
                  <w:rFonts w:ascii="Cambria Math" w:hAnsi="Cambria Math"/>
                  <w:sz w:val="22"/>
                  <w:szCs w:val="22"/>
                </w:rPr>
                <m:t>contact</m:t>
              </m:r>
              <m:r>
                <w:rPr>
                  <w:rFonts w:ascii="Cambria Math" w:hAnsi="Cambria Math"/>
                  <w:sz w:val="22"/>
                  <w:szCs w:val="22"/>
                </w:rPr>
                <m:t xml:space="preserve"> </m:t>
              </m:r>
              <m:r>
                <w:rPr>
                  <w:rFonts w:ascii="Cambria Math" w:hAnsi="Cambria Math"/>
                  <w:sz w:val="22"/>
                  <w:szCs w:val="22"/>
                </w:rPr>
                <m:t>rate</m:t>
              </m:r>
              <m:r>
                <w:rPr>
                  <w:rFonts w:ascii="Cambria Math" w:hAnsi="Cambria Math"/>
                  <w:sz w:val="22"/>
                  <w:szCs w:val="22"/>
                </w:rPr>
                <m:t xml:space="preserve">* </m:t>
              </m:r>
              <m:f>
                <m:fPr>
                  <m:ctrlPr>
                    <w:rPr>
                      <w:rFonts w:ascii="Cambria Math" w:hAnsi="Cambria Math"/>
                      <w:i/>
                      <w:sz w:val="22"/>
                      <w:szCs w:val="22"/>
                      <w:lang w:val="en"/>
                    </w:rPr>
                  </m:ctrlPr>
                </m:fPr>
                <m:num>
                  <m:r>
                    <w:rPr>
                      <w:rFonts w:ascii="Cambria Math" w:hAnsi="Cambria Math"/>
                      <w:sz w:val="22"/>
                      <w:szCs w:val="22"/>
                    </w:rPr>
                    <m:t>s</m:t>
                  </m:r>
                  <m:r>
                    <w:rPr>
                      <w:rFonts w:ascii="Cambria Math" w:hAnsi="Cambria Math"/>
                      <w:sz w:val="22"/>
                      <w:szCs w:val="22"/>
                    </w:rPr>
                    <m:t>h</m:t>
                  </m:r>
                  <m:r>
                    <w:rPr>
                      <w:rFonts w:ascii="Cambria Math" w:hAnsi="Cambria Math"/>
                      <w:sz w:val="22"/>
                      <w:szCs w:val="22"/>
                    </w:rPr>
                    <m:t>edding</m:t>
                  </m:r>
                  <m:r>
                    <w:rPr>
                      <w:rFonts w:ascii="Cambria Math" w:hAnsi="Cambria Math"/>
                      <w:sz w:val="22"/>
                      <w:szCs w:val="22"/>
                    </w:rPr>
                    <m:t xml:space="preserve"> </m:t>
                  </m:r>
                  <m:r>
                    <w:rPr>
                      <w:rFonts w:ascii="Cambria Math" w:hAnsi="Cambria Math"/>
                      <w:sz w:val="22"/>
                      <w:szCs w:val="22"/>
                    </w:rPr>
                    <m:t>rate</m:t>
                  </m:r>
                </m:num>
                <m:den>
                  <m:r>
                    <w:rPr>
                      <w:rFonts w:ascii="Cambria Math" w:hAnsi="Cambria Math"/>
                      <w:sz w:val="22"/>
                      <w:szCs w:val="22"/>
                    </w:rPr>
                    <m:t>1+</m:t>
                  </m:r>
                  <m:r>
                    <w:rPr>
                      <w:rFonts w:ascii="Cambria Math" w:hAnsi="Cambria Math"/>
                      <w:sz w:val="22"/>
                      <w:szCs w:val="22"/>
                    </w:rPr>
                    <m:t>s</m:t>
                  </m:r>
                  <m:r>
                    <w:rPr>
                      <w:rFonts w:ascii="Cambria Math" w:hAnsi="Cambria Math"/>
                      <w:sz w:val="22"/>
                      <w:szCs w:val="22"/>
                    </w:rPr>
                    <m:t>h</m:t>
                  </m:r>
                  <m:r>
                    <w:rPr>
                      <w:rFonts w:ascii="Cambria Math" w:hAnsi="Cambria Math"/>
                      <w:sz w:val="22"/>
                      <w:szCs w:val="22"/>
                    </w:rPr>
                    <m:t>edding</m:t>
                  </m:r>
                  <m:r>
                    <w:rPr>
                      <w:rFonts w:ascii="Cambria Math" w:hAnsi="Cambria Math"/>
                      <w:sz w:val="22"/>
                      <w:szCs w:val="22"/>
                    </w:rPr>
                    <m:t xml:space="preserve"> </m:t>
                  </m:r>
                  <m:r>
                    <w:rPr>
                      <w:rFonts w:ascii="Cambria Math" w:hAnsi="Cambria Math"/>
                      <w:sz w:val="22"/>
                      <w:szCs w:val="22"/>
                    </w:rPr>
                    <m:t>rate</m:t>
                  </m:r>
                </m:den>
              </m:f>
              <m:r>
                <w:rPr>
                  <w:rFonts w:ascii="Cambria Math" w:hAnsi="Cambria Math"/>
                  <w:sz w:val="22"/>
                  <w:szCs w:val="22"/>
                </w:rPr>
                <m:t>*</m:t>
              </m:r>
              <m:r>
                <w:rPr>
                  <w:rFonts w:ascii="Cambria Math" w:hAnsi="Cambria Math"/>
                  <w:sz w:val="22"/>
                  <w:szCs w:val="22"/>
                </w:rPr>
                <m:t>S</m:t>
              </m:r>
            </m:num>
            <m:den>
              <m:r>
                <w:rPr>
                  <w:rFonts w:ascii="Cambria Math" w:hAnsi="Cambria Math"/>
                  <w:sz w:val="22"/>
                  <w:szCs w:val="22"/>
                </w:rPr>
                <m:t>virulence</m:t>
              </m:r>
              <m:r>
                <w:rPr>
                  <w:rFonts w:ascii="Cambria Math" w:hAnsi="Cambria Math"/>
                  <w:sz w:val="22"/>
                  <w:szCs w:val="22"/>
                </w:rPr>
                <m:t>+</m:t>
              </m:r>
              <m:r>
                <w:rPr>
                  <w:rFonts w:ascii="Cambria Math" w:hAnsi="Cambria Math"/>
                  <w:sz w:val="22"/>
                  <w:szCs w:val="22"/>
                </w:rPr>
                <m:t>recovery</m:t>
              </m:r>
              <m:r>
                <w:rPr>
                  <w:rFonts w:ascii="Cambria Math" w:hAnsi="Cambria Math"/>
                  <w:sz w:val="22"/>
                  <w:szCs w:val="22"/>
                </w:rPr>
                <m:t>+</m:t>
              </m:r>
              <m:r>
                <w:rPr>
                  <w:rFonts w:ascii="Cambria Math" w:hAnsi="Cambria Math"/>
                  <w:sz w:val="22"/>
                  <w:szCs w:val="22"/>
                </w:rPr>
                <m:t>mortality</m:t>
              </m:r>
            </m:den>
          </m:f>
          <w:commentRangeEnd w:id="26"/>
          <m:r>
            <m:rPr>
              <m:sty m:val="p"/>
            </m:rPr>
            <w:rPr>
              <w:rStyle w:val="CommentReference"/>
              <w:rFonts w:ascii="Arial" w:eastAsia="Arial" w:hAnsi="Arial" w:cs="Arial"/>
              <w:lang w:val="en"/>
            </w:rPr>
            <w:commentReference w:id="26"/>
          </m:r>
        </m:oMath>
      </m:oMathPara>
    </w:p>
    <w:p w14:paraId="65CB8BFC" w14:textId="77777777" w:rsidR="00FC5231" w:rsidRDefault="00FC5231" w:rsidP="00FC5231"/>
    <w:p w14:paraId="4CC621A1" w14:textId="77777777" w:rsidR="00FC5231" w:rsidRDefault="00FC5231" w:rsidP="00FC5231">
      <w:pPr>
        <w:rPr>
          <w:iCs/>
        </w:rPr>
      </w:pPr>
      <w:commentRangeStart w:id="27"/>
      <w:r>
        <w:t>For example, variation in recovery rates in Big Horn Sheep (</w:t>
      </w:r>
      <w:r w:rsidRPr="006F767D">
        <w:rPr>
          <w:i/>
          <w:iCs/>
        </w:rPr>
        <w:t>Ovis canadensis</w:t>
      </w:r>
      <w:r>
        <w:t>) infected with pneumonia is thought to explain population scale persistence despite low overall prevalence (</w:t>
      </w:r>
      <w:r w:rsidRPr="006F767D">
        <w:t>Plowright et al. 2017</w:t>
      </w:r>
      <w:r>
        <w:t>). Here, individual heterogeneity is not creating a larger epidemic, but increasing the duration of the epidemic. These results are a confirmation of the importance of including individual heterogeneity when exploring epidemiological patterns, either in nature or in theoretical models. Unfortunately, this is an onerous task in practice due to the complexity of having to consider within host and between host dynamics, as well as environmental conditions potentially. The general difference in infection prevalence and intensity between males and females is an apt illustration of this complexity. This disparity is often attributed to male’s elevated testosterone levels, but research has shown that their larger body size and home range size may also be an important factor (</w:t>
      </w:r>
      <w:r w:rsidRPr="008260B4">
        <w:t xml:space="preserve">Klein et al. 2000, Luis et al. 2012, </w:t>
      </w:r>
      <w:proofErr w:type="spellStart"/>
      <w:r w:rsidRPr="008260B4">
        <w:t>Muehlenbein</w:t>
      </w:r>
      <w:proofErr w:type="spellEnd"/>
      <w:r w:rsidRPr="008260B4">
        <w:t xml:space="preserve"> &amp; </w:t>
      </w:r>
      <w:proofErr w:type="spellStart"/>
      <w:r w:rsidRPr="008260B4">
        <w:t>Bribiescas</w:t>
      </w:r>
      <w:proofErr w:type="spellEnd"/>
      <w:r w:rsidRPr="008260B4">
        <w:t xml:space="preserve"> 2005</w:t>
      </w:r>
      <w:r>
        <w:t>). Furthermore, Ruiz et al (2010) have shown that food supplementation in Sagebrush lizards (</w:t>
      </w:r>
      <w:r>
        <w:rPr>
          <w:i/>
        </w:rPr>
        <w:t xml:space="preserve">Sceloporus </w:t>
      </w:r>
      <w:proofErr w:type="spellStart"/>
      <w:r>
        <w:rPr>
          <w:i/>
        </w:rPr>
        <w:t>graciosus</w:t>
      </w:r>
      <w:proofErr w:type="spellEnd"/>
      <w:r>
        <w:rPr>
          <w:i/>
        </w:rPr>
        <w:t>)</w:t>
      </w:r>
      <w:r>
        <w:rPr>
          <w:iCs/>
        </w:rPr>
        <w:t xml:space="preserve"> can counteract the immunosuppressant effect of testosterone resulting in increased immunity compared to those who did not have food supplementation. </w:t>
      </w:r>
      <w:commentRangeEnd w:id="27"/>
      <w:r w:rsidR="00FA76A3">
        <w:rPr>
          <w:rStyle w:val="CommentReference"/>
          <w:rFonts w:ascii="Arial" w:eastAsia="Arial" w:hAnsi="Arial" w:cs="Arial"/>
          <w:lang w:val="en"/>
        </w:rPr>
        <w:commentReference w:id="27"/>
      </w:r>
    </w:p>
    <w:p w14:paraId="68050A95" w14:textId="77777777" w:rsidR="00FC5231" w:rsidRDefault="00FC5231" w:rsidP="00FC5231">
      <w:pPr>
        <w:rPr>
          <w:iCs/>
        </w:rPr>
      </w:pPr>
    </w:p>
    <w:p w14:paraId="00BBA2C0" w14:textId="77777777" w:rsidR="00321227" w:rsidRDefault="00FC5231" w:rsidP="00FC5231">
      <w:pPr>
        <w:rPr>
          <w:ins w:id="28" w:author="Clay Cressler" w:date="2021-09-01T11:55:00Z"/>
        </w:rPr>
      </w:pPr>
      <w:r>
        <w:rPr>
          <w:iCs/>
        </w:rPr>
        <w:t xml:space="preserve">Recently, </w:t>
      </w:r>
      <w:ins w:id="29" w:author="Clay Cressler" w:date="2021-09-01T11:45:00Z">
        <w:r w:rsidR="00FA76A3">
          <w:rPr>
            <w:iCs/>
          </w:rPr>
          <w:t xml:space="preserve">authors have </w:t>
        </w:r>
      </w:ins>
      <w:ins w:id="30" w:author="Clay Cressler" w:date="2021-09-01T11:46:00Z">
        <w:r w:rsidR="00321227">
          <w:rPr>
            <w:iCs/>
          </w:rPr>
          <w:t>suggested</w:t>
        </w:r>
      </w:ins>
      <w:ins w:id="31" w:author="Clay Cressler" w:date="2021-09-01T11:45:00Z">
        <w:r w:rsidR="00FA76A3">
          <w:rPr>
            <w:iCs/>
          </w:rPr>
          <w:t xml:space="preserve"> that </w:t>
        </w:r>
        <w:r w:rsidR="00321227">
          <w:rPr>
            <w:iCs/>
          </w:rPr>
          <w:t xml:space="preserve">the </w:t>
        </w:r>
      </w:ins>
      <w:ins w:id="32" w:author="Clay Cressler" w:date="2021-09-01T11:46:00Z">
        <w:r w:rsidR="00321227">
          <w:rPr>
            <w:iCs/>
          </w:rPr>
          <w:t xml:space="preserve">processes </w:t>
        </w:r>
      </w:ins>
      <w:del w:id="33" w:author="Clay Cressler" w:date="2021-09-01T11:46:00Z">
        <w:r w:rsidDel="00321227">
          <w:rPr>
            <w:iCs/>
          </w:rPr>
          <w:delText xml:space="preserve">the intricate and multi-scale dynamics </w:delText>
        </w:r>
      </w:del>
      <w:r>
        <w:rPr>
          <w:iCs/>
        </w:rPr>
        <w:t xml:space="preserve">that result in variation in host susceptibility, infectiousness, recovery, and virulence </w:t>
      </w:r>
      <w:del w:id="34" w:author="Clay Cressler" w:date="2021-09-01T11:46:00Z">
        <w:r w:rsidDel="00321227">
          <w:rPr>
            <w:iCs/>
          </w:rPr>
          <w:delText xml:space="preserve">have been suggested to </w:delText>
        </w:r>
      </w:del>
      <w:r>
        <w:rPr>
          <w:iCs/>
        </w:rPr>
        <w:t>also produce covariation between these traits</w:t>
      </w:r>
      <w:ins w:id="35" w:author="Clay Cressler" w:date="2021-09-01T11:46:00Z">
        <w:r w:rsidR="00321227">
          <w:rPr>
            <w:iCs/>
          </w:rPr>
          <w:t xml:space="preserve"> (REFS?)</w:t>
        </w:r>
      </w:ins>
      <w:r>
        <w:rPr>
          <w:iCs/>
        </w:rPr>
        <w:t>. T</w:t>
      </w:r>
      <w:del w:id="36" w:author="Clay Cressler" w:date="2021-09-01T11:47:00Z">
        <w:r w:rsidDel="00321227">
          <w:rPr>
            <w:iCs/>
          </w:rPr>
          <w:delText>hough not referenced directly, t</w:delText>
        </w:r>
      </w:del>
      <w:r>
        <w:rPr>
          <w:iCs/>
        </w:rPr>
        <w:t xml:space="preserve">his </w:t>
      </w:r>
      <w:del w:id="37" w:author="Clay Cressler" w:date="2021-09-01T11:47:00Z">
        <w:r w:rsidDel="00321227">
          <w:rPr>
            <w:iCs/>
          </w:rPr>
          <w:delText xml:space="preserve">development </w:delText>
        </w:r>
      </w:del>
      <w:ins w:id="38" w:author="Clay Cressler" w:date="2021-09-01T11:47:00Z">
        <w:r w:rsidR="00321227">
          <w:rPr>
            <w:iCs/>
          </w:rPr>
          <w:t>was first suggested in</w:t>
        </w:r>
        <w:r w:rsidR="00321227">
          <w:rPr>
            <w:iCs/>
          </w:rPr>
          <w:t xml:space="preserve"> </w:t>
        </w:r>
      </w:ins>
      <w:del w:id="39" w:author="Clay Cressler" w:date="2021-09-01T11:47:00Z">
        <w:r w:rsidDel="00321227">
          <w:rPr>
            <w:iCs/>
          </w:rPr>
          <w:delText xml:space="preserve">follows logically from </w:delText>
        </w:r>
      </w:del>
      <w:r>
        <w:rPr>
          <w:iCs/>
        </w:rPr>
        <w:t xml:space="preserve">the evolution of virulence literature which presupposes a mechanistic link between disease parameters via within-host parasite replication. </w:t>
      </w:r>
      <w:ins w:id="40" w:author="Clay Cressler" w:date="2021-09-01T11:47:00Z">
        <w:r w:rsidR="00321227">
          <w:rPr>
            <w:iCs/>
          </w:rPr>
          <w:t xml:space="preserve">For example, </w:t>
        </w:r>
      </w:ins>
      <w:del w:id="41" w:author="Clay Cressler" w:date="2021-09-01T11:47:00Z">
        <w:r w:rsidDel="00321227">
          <w:rPr>
            <w:iCs/>
          </w:rPr>
          <w:delText>A</w:delText>
        </w:r>
      </w:del>
      <w:ins w:id="42" w:author="Clay Cressler" w:date="2021-09-01T11:47:00Z">
        <w:r w:rsidR="00321227">
          <w:rPr>
            <w:iCs/>
          </w:rPr>
          <w:t>a</w:t>
        </w:r>
      </w:ins>
      <w:r>
        <w:rPr>
          <w:iCs/>
        </w:rPr>
        <w:t xml:space="preserve"> trade-off </w:t>
      </w:r>
      <w:ins w:id="43" w:author="Clay Cressler" w:date="2021-09-01T11:47:00Z">
        <w:r w:rsidR="00321227">
          <w:rPr>
            <w:iCs/>
          </w:rPr>
          <w:t xml:space="preserve">(negative covariation) </w:t>
        </w:r>
      </w:ins>
      <w:r>
        <w:rPr>
          <w:iCs/>
        </w:rPr>
        <w:t xml:space="preserve">between virulence and transmission </w:t>
      </w:r>
      <w:del w:id="44" w:author="Clay Cressler" w:date="2021-09-01T11:48:00Z">
        <w:r w:rsidDel="00321227">
          <w:rPr>
            <w:iCs/>
          </w:rPr>
          <w:delText>is assumed, where</w:delText>
        </w:r>
      </w:del>
      <w:ins w:id="45" w:author="Clay Cressler" w:date="2021-09-01T11:48:00Z">
        <w:r w:rsidR="00321227">
          <w:rPr>
            <w:iCs/>
          </w:rPr>
          <w:t>results when</w:t>
        </w:r>
      </w:ins>
      <w:r>
        <w:rPr>
          <w:iCs/>
        </w:rPr>
        <w:t xml:space="preserve"> increasing within-host replication increases transmission by increased infectiousness or shedding but comes with a cost of increased virulence </w:t>
      </w:r>
      <w:del w:id="46" w:author="Clay Cressler" w:date="2021-09-01T11:48:00Z">
        <w:r w:rsidDel="00321227">
          <w:rPr>
            <w:iCs/>
          </w:rPr>
          <w:delText xml:space="preserve">which may lead to the demise of the host and thus the loss of transmission completely </w:delText>
        </w:r>
      </w:del>
      <w:r>
        <w:rPr>
          <w:iCs/>
        </w:rPr>
        <w:t>(</w:t>
      </w:r>
      <w:r>
        <w:t xml:space="preserve">Anderson and May 1982, Ewald 1983). There </w:t>
      </w:r>
      <w:del w:id="47" w:author="Clay Cressler" w:date="2021-09-01T11:48:00Z">
        <w:r w:rsidDel="00321227">
          <w:delText xml:space="preserve">is </w:delText>
        </w:r>
      </w:del>
      <w:ins w:id="48" w:author="Clay Cressler" w:date="2021-09-01T11:48:00Z">
        <w:r w:rsidR="00321227">
          <w:t>may</w:t>
        </w:r>
        <w:r w:rsidR="00321227">
          <w:t xml:space="preserve"> </w:t>
        </w:r>
      </w:ins>
      <w:r>
        <w:t xml:space="preserve">also </w:t>
      </w:r>
      <w:ins w:id="49" w:author="Clay Cressler" w:date="2021-09-01T11:49:00Z">
        <w:r w:rsidR="00321227">
          <w:t xml:space="preserve">be </w:t>
        </w:r>
      </w:ins>
      <w:r>
        <w:t xml:space="preserve">a trade-off between virulence and recovery </w:t>
      </w:r>
      <w:del w:id="50" w:author="Clay Cressler" w:date="2021-09-01T11:49:00Z">
        <w:r w:rsidDel="00321227">
          <w:delText xml:space="preserve">because </w:delText>
        </w:r>
      </w:del>
      <w:ins w:id="51" w:author="Clay Cressler" w:date="2021-09-01T11:49:00Z">
        <w:r w:rsidR="00321227">
          <w:t>if</w:t>
        </w:r>
        <w:r w:rsidR="00321227">
          <w:t xml:space="preserve"> </w:t>
        </w:r>
      </w:ins>
      <w:r>
        <w:t xml:space="preserve">high within-host replication </w:t>
      </w:r>
      <w:del w:id="52" w:author="Clay Cressler" w:date="2021-09-01T11:49:00Z">
        <w:r w:rsidDel="00321227">
          <w:delText xml:space="preserve">can </w:delText>
        </w:r>
      </w:del>
      <w:r>
        <w:t>reduce</w:t>
      </w:r>
      <w:ins w:id="53" w:author="Clay Cressler" w:date="2021-09-01T11:49:00Z">
        <w:r w:rsidR="00321227">
          <w:t>s</w:t>
        </w:r>
      </w:ins>
      <w:r>
        <w:t xml:space="preserve"> the ability of the immune system to clear the infection</w:t>
      </w:r>
      <w:del w:id="54" w:author="Clay Cressler" w:date="2021-09-01T11:49:00Z">
        <w:r w:rsidDel="00321227">
          <w:delText>, but again increases the virulence of the infection</w:delText>
        </w:r>
      </w:del>
      <w:r>
        <w:t xml:space="preserve"> (Anderson and May 1982). </w:t>
      </w:r>
      <w:ins w:id="55" w:author="Clay Cressler" w:date="2021-09-01T11:53:00Z">
        <w:r w:rsidR="00321227">
          <w:t xml:space="preserve">Conversely, </w:t>
        </w:r>
      </w:ins>
      <w:del w:id="56" w:author="Clay Cressler" w:date="2021-09-01T11:53:00Z">
        <w:r w:rsidDel="00321227">
          <w:delText>T</w:delText>
        </w:r>
      </w:del>
      <w:ins w:id="57" w:author="Clay Cressler" w:date="2021-09-01T11:53:00Z">
        <w:r w:rsidR="00321227">
          <w:t>t</w:t>
        </w:r>
      </w:ins>
      <w:r>
        <w:t xml:space="preserve">he parasite can </w:t>
      </w:r>
      <w:del w:id="58" w:author="Clay Cressler" w:date="2021-09-01T11:53:00Z">
        <w:r w:rsidDel="00321227">
          <w:delText xml:space="preserve">also </w:delText>
        </w:r>
      </w:del>
      <w:r>
        <w:t>experience a trade-off between transmission and recovery</w:t>
      </w:r>
      <w:del w:id="59" w:author="Clay Cressler" w:date="2021-09-01T11:54:00Z">
        <w:r w:rsidDel="00321227">
          <w:delText>. When there</w:delText>
        </w:r>
      </w:del>
      <w:ins w:id="60" w:author="Clay Cressler" w:date="2021-09-01T11:54:00Z">
        <w:r w:rsidR="00321227">
          <w:t xml:space="preserve"> if</w:t>
        </w:r>
      </w:ins>
      <w:r>
        <w:t xml:space="preserve"> high within-host replication </w:t>
      </w:r>
      <w:ins w:id="61" w:author="Clay Cressler" w:date="2021-09-01T11:54:00Z">
        <w:r w:rsidR="00321227">
          <w:t xml:space="preserve">increases both </w:t>
        </w:r>
      </w:ins>
      <w:r>
        <w:t xml:space="preserve">transmission </w:t>
      </w:r>
      <w:del w:id="62" w:author="Clay Cressler" w:date="2021-09-01T11:54:00Z">
        <w:r w:rsidDel="00321227">
          <w:delText>increases, but it may also trigger an increase in</w:delText>
        </w:r>
      </w:del>
      <w:ins w:id="63" w:author="Clay Cressler" w:date="2021-09-01T11:54:00Z">
        <w:r w:rsidR="00321227">
          <w:t>and</w:t>
        </w:r>
      </w:ins>
      <w:r>
        <w:t xml:space="preserve"> recovery</w:t>
      </w:r>
      <w:ins w:id="64" w:author="Clay Cressler" w:date="2021-09-01T11:54:00Z">
        <w:r w:rsidR="00321227">
          <w:t>, due to</w:t>
        </w:r>
      </w:ins>
      <w:r>
        <w:t xml:space="preserve"> </w:t>
      </w:r>
      <w:del w:id="65" w:author="Clay Cressler" w:date="2021-09-01T11:54:00Z">
        <w:r w:rsidDel="00321227">
          <w:delText xml:space="preserve">if </w:delText>
        </w:r>
      </w:del>
      <w:r>
        <w:t>the immune system respond</w:t>
      </w:r>
      <w:ins w:id="66" w:author="Clay Cressler" w:date="2021-09-01T11:54:00Z">
        <w:r w:rsidR="00321227">
          <w:t>ing</w:t>
        </w:r>
      </w:ins>
      <w:del w:id="67" w:author="Clay Cressler" w:date="2021-09-01T11:54:00Z">
        <w:r w:rsidDel="00321227">
          <w:delText>s</w:delText>
        </w:r>
      </w:del>
      <w:r>
        <w:t xml:space="preserve"> in a density dependent manner (</w:t>
      </w:r>
      <w:proofErr w:type="spellStart"/>
      <w:r>
        <w:t>Alizon</w:t>
      </w:r>
      <w:proofErr w:type="spellEnd"/>
      <w:r>
        <w:t xml:space="preserve"> 2008). Lastly, a trade-off between contact rates and infectiousness can arise </w:t>
      </w:r>
      <w:del w:id="68" w:author="Clay Cressler" w:date="2021-09-01T11:54:00Z">
        <w:r w:rsidDel="00321227">
          <w:delText xml:space="preserve">because </w:delText>
        </w:r>
      </w:del>
      <w:ins w:id="69" w:author="Clay Cressler" w:date="2021-09-01T11:54:00Z">
        <w:r w:rsidR="00321227">
          <w:t>if</w:t>
        </w:r>
        <w:r w:rsidR="00321227">
          <w:t xml:space="preserve"> </w:t>
        </w:r>
      </w:ins>
      <w:r>
        <w:t>high within-host replication increases infectiousness</w:t>
      </w:r>
      <w:del w:id="70" w:author="Clay Cressler" w:date="2021-09-01T11:54:00Z">
        <w:r w:rsidDel="00321227">
          <w:delText>,</w:delText>
        </w:r>
      </w:del>
      <w:r>
        <w:t xml:space="preserve"> but also leads to increased sickness behavior that </w:t>
      </w:r>
      <w:del w:id="71" w:author="Clay Cressler" w:date="2021-09-01T11:55:00Z">
        <w:r w:rsidDel="00321227">
          <w:delText xml:space="preserve">will </w:delText>
        </w:r>
      </w:del>
      <w:r>
        <w:t>decrease</w:t>
      </w:r>
      <w:ins w:id="72" w:author="Clay Cressler" w:date="2021-09-01T11:55:00Z">
        <w:r w:rsidR="00321227">
          <w:t>s</w:t>
        </w:r>
      </w:ins>
      <w:r>
        <w:t xml:space="preserve"> host contact rates </w:t>
      </w:r>
      <w:del w:id="73" w:author="Clay Cressler" w:date="2021-09-01T11:55:00Z">
        <w:r w:rsidDel="00321227">
          <w:delText xml:space="preserve">and impact transmission </w:delText>
        </w:r>
      </w:del>
      <w:r>
        <w:t xml:space="preserve">(Ewald 1994). </w:t>
      </w:r>
    </w:p>
    <w:p w14:paraId="18A40E46" w14:textId="77777777" w:rsidR="00321227" w:rsidRDefault="00321227" w:rsidP="00FC5231">
      <w:pPr>
        <w:rPr>
          <w:ins w:id="74" w:author="Clay Cressler" w:date="2021-09-01T11:55:00Z"/>
        </w:rPr>
      </w:pPr>
    </w:p>
    <w:p w14:paraId="16234305" w14:textId="77777777" w:rsidR="0033441F" w:rsidRDefault="00FC5231" w:rsidP="00FC5231">
      <w:pPr>
        <w:rPr>
          <w:ins w:id="75" w:author="Clay Cressler" w:date="2021-09-01T11:57:00Z"/>
        </w:rPr>
      </w:pPr>
      <w:r>
        <w:t>These trade-offs make a strong case for covariation being possible in nature but are examples of negative covariation exclusively; there are equally plausible reasons to suspect that these correlations may be positive</w:t>
      </w:r>
      <w:ins w:id="76" w:author="Clay Cressler" w:date="2021-09-01T11:55:00Z">
        <w:r w:rsidR="00321227">
          <w:t xml:space="preserve"> in some cases</w:t>
        </w:r>
      </w:ins>
      <w:r>
        <w:t xml:space="preserve">. </w:t>
      </w:r>
      <w:commentRangeStart w:id="77"/>
      <w:ins w:id="78" w:author="Clay Cressler" w:date="2021-09-01T11:55:00Z">
        <w:r w:rsidR="00321227">
          <w:t xml:space="preserve">For example, </w:t>
        </w:r>
      </w:ins>
      <w:proofErr w:type="spellStart"/>
      <w:r>
        <w:t>Johne’s</w:t>
      </w:r>
      <w:proofErr w:type="spellEnd"/>
      <w:r>
        <w:t xml:space="preserve"> Disease (JD), or paratuberculosis, in cattle may be an example of positive correlation between recovery and virulence (shedding?). The incubation period for JD is extensive, ranging from 2 years to 14 years, during which infected individuals shed only intermittently (Whittington and Sergeant 2001). Infected individuals </w:t>
      </w:r>
      <w:proofErr w:type="gramStart"/>
      <w:r>
        <w:t>are able to</w:t>
      </w:r>
      <w:proofErr w:type="gramEnd"/>
      <w:r>
        <w:t xml:space="preserve"> transmit paratuberculosis for years without ever showing </w:t>
      </w:r>
      <w:r>
        <w:lastRenderedPageBreak/>
        <w:t xml:space="preserve">symptoms, indicating very low virulence but also low recovery since individuals do not clear the infection after being exposed. </w:t>
      </w:r>
      <w:commentRangeEnd w:id="77"/>
      <w:r w:rsidR="0033441F">
        <w:rPr>
          <w:rStyle w:val="CommentReference"/>
          <w:rFonts w:ascii="Arial" w:eastAsia="Arial" w:hAnsi="Arial" w:cs="Arial"/>
          <w:lang w:val="en"/>
        </w:rPr>
        <w:commentReference w:id="77"/>
      </w:r>
      <w:r>
        <w:t xml:space="preserve">A potential example of positive covariation between contact rates and shedding can be found in canine rabies. Brookes and Ward (2019) show that infected canines have increased bite rates due to behavioral changes induced by infection demonstrating that the more a host sheds the more likely they will be to have elevated contact rates. </w:t>
      </w:r>
    </w:p>
    <w:p w14:paraId="584FAD18" w14:textId="77777777" w:rsidR="0033441F" w:rsidRDefault="0033441F" w:rsidP="00FC5231">
      <w:pPr>
        <w:rPr>
          <w:ins w:id="79" w:author="Clay Cressler" w:date="2021-09-01T11:57:00Z"/>
        </w:rPr>
      </w:pPr>
    </w:p>
    <w:p w14:paraId="2473E1F4" w14:textId="626F5624" w:rsidR="00FC5231" w:rsidRDefault="00FC5231" w:rsidP="00FC5231">
      <w:r>
        <w:t xml:space="preserve">The </w:t>
      </w:r>
      <w:del w:id="80" w:author="Clay Cressler" w:date="2021-09-02T13:48:00Z">
        <w:r w:rsidDel="00521D54">
          <w:delText xml:space="preserve">latent </w:delText>
        </w:r>
      </w:del>
      <w:r>
        <w:t>population-level consequences that positive or negative covariation could have on epidemic dynamics have begun to be investigated. Susceptibility and recover</w:t>
      </w:r>
      <w:r w:rsidR="00DC558C">
        <w:t>y</w:t>
      </w:r>
      <w:r>
        <w:t xml:space="preserve"> are predicted to make a population more</w:t>
      </w:r>
      <w:r w:rsidR="005403A6">
        <w:t>,</w:t>
      </w:r>
      <w:r>
        <w:t xml:space="preserve"> or less</w:t>
      </w:r>
      <w:r w:rsidR="005403A6">
        <w:t>,</w:t>
      </w:r>
      <w:r>
        <w:t xml:space="preserve"> </w:t>
      </w:r>
      <w:commentRangeStart w:id="81"/>
      <w:r>
        <w:t>vulnerable to an epidemic</w:t>
      </w:r>
      <w:commentRangeEnd w:id="81"/>
      <w:r w:rsidR="00521D54">
        <w:rPr>
          <w:rStyle w:val="CommentReference"/>
          <w:rFonts w:ascii="Arial" w:eastAsia="Arial" w:hAnsi="Arial" w:cs="Arial"/>
          <w:lang w:val="en"/>
        </w:rPr>
        <w:commentReference w:id="81"/>
      </w:r>
      <w:r>
        <w:t xml:space="preserve"> depending on if they are positively or negatively correlated, respectively (Gou and </w:t>
      </w:r>
      <w:proofErr w:type="spellStart"/>
      <w:r>
        <w:t>Jin</w:t>
      </w:r>
      <w:proofErr w:type="spellEnd"/>
      <w:r>
        <w:t xml:space="preserve"> 2017). Covariation between susceptibility and contact rates has also been explored. </w:t>
      </w:r>
      <w:commentRangeStart w:id="82"/>
      <w:r>
        <w:t xml:space="preserve">White et al (2018) found that negative covariation could slow the spread of an epidemic, even with high transmission rates, and potentially lead to extinction; although, their results were most robust when testing a theoretical pathogen with low transmission and high contact rates. </w:t>
      </w:r>
      <w:commentRangeEnd w:id="82"/>
      <w:r w:rsidR="00521D54">
        <w:rPr>
          <w:rStyle w:val="CommentReference"/>
          <w:rFonts w:ascii="Arial" w:eastAsia="Arial" w:hAnsi="Arial" w:cs="Arial"/>
          <w:lang w:val="en"/>
        </w:rPr>
        <w:commentReference w:id="82"/>
      </w:r>
    </w:p>
    <w:p w14:paraId="0CB00FBB" w14:textId="77777777" w:rsidR="00FC5231" w:rsidRDefault="00FC5231" w:rsidP="00FC5231"/>
    <w:p w14:paraId="6048F1FC" w14:textId="657693DD" w:rsidR="00FC45F3" w:rsidRDefault="00FC5231">
      <w:r>
        <w:t xml:space="preserve">Outside of this handful of studies, theory showing what to expect, epidemiologically, if covariation between disease parameters is present is scant. The objective of this paper is to develop a more generalized quantification of how covariation between contacts, shedding, virulence, and recovery changes the trajectory of an epidemic. Furthermore, we aim to identify which cases of covariation are the most ecologically impactful in hopes of directing future empirical inquiries of covariation. </w:t>
      </w:r>
      <w:r w:rsidR="00D042A1">
        <w:t>We show that the effect of covariation is dependent on what traits are covarying</w:t>
      </w:r>
      <w:r w:rsidR="00562308">
        <w:t xml:space="preserve"> and the variation in trait values. At low levels of variation, there is almost no effect of covariation in any case, but as variation increases the effect of covariation becomes more pronounced. </w:t>
      </w:r>
      <w:r w:rsidR="008507DD">
        <w:t>If covariation increases or decreases the size of the epidemic is largely dependent on direction of covariation. For example, we show that</w:t>
      </w:r>
      <w:r w:rsidR="005C16D9">
        <w:t xml:space="preserve"> at moderate rates of variation </w:t>
      </w:r>
      <w:r w:rsidR="009029FD">
        <w:t xml:space="preserve">negative covariation between </w:t>
      </w:r>
      <w:r w:rsidR="008507DD">
        <w:t xml:space="preserve">contact rates and shedding </w:t>
      </w:r>
      <w:r w:rsidR="009029FD">
        <w:t xml:space="preserve">causes a decrease in epidemic size while positive covariation increases epidemic size. </w:t>
      </w:r>
      <w:r w:rsidR="00F3713F">
        <w:t>However, t</w:t>
      </w:r>
      <w:r w:rsidR="009029FD">
        <w:t>his is not a constant rule</w:t>
      </w:r>
      <w:r w:rsidR="00EC2465">
        <w:t>; we</w:t>
      </w:r>
      <w:r w:rsidR="009029FD">
        <w:t xml:space="preserve"> show that when virulence and recovery </w:t>
      </w:r>
      <w:r w:rsidR="00F3713F">
        <w:t>covary</w:t>
      </w:r>
      <w:r w:rsidR="00EC2465">
        <w:t>,</w:t>
      </w:r>
      <w:r w:rsidR="00F3713F">
        <w:t xml:space="preserve"> the only </w:t>
      </w:r>
      <w:r w:rsidR="000A68E8">
        <w:t xml:space="preserve">detectable </w:t>
      </w:r>
      <w:r w:rsidR="00F3713F">
        <w:t>effect on epidemic size is amount of variation</w:t>
      </w:r>
      <w:r w:rsidR="000A68E8">
        <w:t xml:space="preserve">, </w:t>
      </w:r>
      <w:r w:rsidR="00F3713F">
        <w:t xml:space="preserve">with increasing amounts of variation leading to progressively larger epidemics. </w:t>
      </w:r>
    </w:p>
    <w:p w14:paraId="7C8134F0" w14:textId="03D8D52D" w:rsidR="007A055F" w:rsidRDefault="007A055F"/>
    <w:p w14:paraId="3076C7BC" w14:textId="6D4D9495" w:rsidR="007A055F" w:rsidRPr="00015D09" w:rsidRDefault="007A055F">
      <w:pPr>
        <w:rPr>
          <w:b/>
          <w:bCs/>
          <w:u w:val="single"/>
        </w:rPr>
      </w:pPr>
      <w:r w:rsidRPr="00015D09">
        <w:rPr>
          <w:b/>
          <w:bCs/>
          <w:u w:val="single"/>
        </w:rPr>
        <w:t>Methods</w:t>
      </w:r>
    </w:p>
    <w:p w14:paraId="544A036D" w14:textId="07F4E1CF" w:rsidR="007A055F" w:rsidRDefault="007A055F">
      <w:pPr>
        <w:rPr>
          <w:b/>
          <w:bCs/>
        </w:rPr>
      </w:pPr>
      <w:r>
        <w:rPr>
          <w:b/>
          <w:bCs/>
        </w:rPr>
        <w:t>Model Description</w:t>
      </w:r>
      <w:r w:rsidR="00015D09">
        <w:rPr>
          <w:b/>
          <w:bCs/>
        </w:rPr>
        <w:t xml:space="preserve"> and Assumptions</w:t>
      </w:r>
    </w:p>
    <w:p w14:paraId="55E423BD" w14:textId="2C3BE8D2" w:rsidR="007A055F" w:rsidRDefault="007A055F">
      <w:pPr>
        <w:rPr>
          <w:b/>
          <w:bCs/>
        </w:rPr>
      </w:pPr>
    </w:p>
    <w:p w14:paraId="115F8DFE" w14:textId="68EBE9B8" w:rsidR="007A055F" w:rsidRDefault="00D86F33">
      <w:pPr>
        <w:rPr>
          <w:iCs/>
        </w:rPr>
      </w:pPr>
      <w:r>
        <w:rPr>
          <w:iCs/>
        </w:rPr>
        <w:t xml:space="preserve">We used an SIR model where movement between classes is determined by contact rate, shedding rate, which we assume determines infectiousness, virulence and recovery rate (fig. 1). </w:t>
      </w:r>
      <w:r w:rsidR="0005722F">
        <w:rPr>
          <w:iCs/>
        </w:rPr>
        <w:t xml:space="preserve"> </w:t>
      </w:r>
      <w:r w:rsidR="00515A8F">
        <w:rPr>
          <w:iCs/>
        </w:rPr>
        <w:t>We included density dependent births and density independent deaths.</w:t>
      </w:r>
    </w:p>
    <w:p w14:paraId="3D722697" w14:textId="77777777" w:rsidR="00574A81" w:rsidRDefault="00574A81">
      <w:pPr>
        <w:rPr>
          <w:iCs/>
        </w:rPr>
      </w:pPr>
    </w:p>
    <w:p w14:paraId="303D32D7" w14:textId="36D43F3E" w:rsidR="00724DE8" w:rsidRDefault="00724DE8">
      <w:pPr>
        <w:rPr>
          <w:iCs/>
        </w:rPr>
      </w:pPr>
    </w:p>
    <w:p w14:paraId="078AFEE6" w14:textId="677AB72D" w:rsidR="00724DE8" w:rsidRDefault="00724DE8" w:rsidP="00724DE8">
      <w:pPr>
        <w:jc w:val="center"/>
        <w:rPr>
          <w:iCs/>
        </w:rPr>
      </w:pPr>
      <w:r>
        <w:rPr>
          <w:noProof/>
        </w:rPr>
        <w:drawing>
          <wp:inline distT="114300" distB="114300" distL="114300" distR="114300" wp14:anchorId="08BB4041" wp14:editId="129CA182">
            <wp:extent cx="3497201" cy="1014413"/>
            <wp:effectExtent l="0" t="0" r="0" b="0"/>
            <wp:docPr id="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Diagram&#10;&#10;Description automatically generated"/>
                    <pic:cNvPicPr preferRelativeResize="0"/>
                  </pic:nvPicPr>
                  <pic:blipFill>
                    <a:blip r:embed="rId10"/>
                    <a:srcRect/>
                    <a:stretch>
                      <a:fillRect/>
                    </a:stretch>
                  </pic:blipFill>
                  <pic:spPr>
                    <a:xfrm>
                      <a:off x="0" y="0"/>
                      <a:ext cx="3497201" cy="1014413"/>
                    </a:xfrm>
                    <a:prstGeom prst="rect">
                      <a:avLst/>
                    </a:prstGeom>
                    <a:ln/>
                  </pic:spPr>
                </pic:pic>
              </a:graphicData>
            </a:graphic>
          </wp:inline>
        </w:drawing>
      </w:r>
    </w:p>
    <w:p w14:paraId="3E0E2964" w14:textId="4056B3E6" w:rsidR="00895131" w:rsidRDefault="00895131" w:rsidP="00895131">
      <w:pPr>
        <w:rPr>
          <w:sz w:val="20"/>
          <w:szCs w:val="20"/>
        </w:rPr>
      </w:pPr>
      <w:r w:rsidRPr="000C3EC7">
        <w:rPr>
          <w:b/>
          <w:sz w:val="20"/>
          <w:szCs w:val="20"/>
        </w:rPr>
        <w:t>Figure 1.</w:t>
      </w:r>
      <w:r>
        <w:t xml:space="preserve"> </w:t>
      </w:r>
      <w:r>
        <w:rPr>
          <w:sz w:val="20"/>
          <w:szCs w:val="20"/>
        </w:rPr>
        <w:t xml:space="preserve">Flow diagram of SIR model. Contact and shedding determine movement from susceptible to infected, recovery determines movement from infected to recovered, and virulence determines infected individuals that do not recover. Births and deaths are not included in this diagram but are included in the SIR model used. </w:t>
      </w:r>
    </w:p>
    <w:p w14:paraId="59405ED6" w14:textId="1583213E" w:rsidR="00895131" w:rsidRDefault="00895131" w:rsidP="00895131">
      <w:pPr>
        <w:rPr>
          <w:sz w:val="20"/>
          <w:szCs w:val="20"/>
        </w:rPr>
      </w:pPr>
    </w:p>
    <w:p w14:paraId="629F17C5" w14:textId="77777777" w:rsidR="00895131" w:rsidRPr="00895131" w:rsidRDefault="00895131" w:rsidP="00895131"/>
    <w:p w14:paraId="69D22624" w14:textId="7430DEFD" w:rsidR="00895131" w:rsidRDefault="003B0842" w:rsidP="00895131">
      <w:pPr>
        <w:rPr>
          <w:iCs/>
        </w:rPr>
      </w:pPr>
      <w:r>
        <w:rPr>
          <w:iCs/>
        </w:rPr>
        <w:t xml:space="preserve">To simulate continuous individual variation in all parameter values, we simulated the above SIR model with a Gillespie Eco-Evolutionary model (GEM) (DeLong 2016). </w:t>
      </w:r>
      <w:r w:rsidR="007F3CC5">
        <w:rPr>
          <w:iCs/>
        </w:rPr>
        <w:t>GEMs draw an event</w:t>
      </w:r>
      <w:r w:rsidR="00515A8F">
        <w:rPr>
          <w:iCs/>
        </w:rPr>
        <w:t xml:space="preserve"> from a “wheel of fortune” of probabilities at </w:t>
      </w:r>
      <w:r w:rsidR="00CA5D61">
        <w:rPr>
          <w:iCs/>
        </w:rPr>
        <w:t>every</w:t>
      </w:r>
      <w:r w:rsidR="00515A8F">
        <w:rPr>
          <w:iCs/>
        </w:rPr>
        <w:t xml:space="preserve"> time step. In our model, the possible events were births, deaths, infection, and recovery. The probabilities for each possible event were determined by </w:t>
      </w:r>
      <w:r w:rsidR="00CA5D61">
        <w:rPr>
          <w:iCs/>
        </w:rPr>
        <w:t xml:space="preserve">relative rates of each process. The rates (eq. 1-5) of each event are calculated from the ordinary differential equations derived from the SIR model (eq. 6-8). </w:t>
      </w:r>
      <w:r w:rsidR="005913AE">
        <w:rPr>
          <w:iCs/>
        </w:rPr>
        <w:t xml:space="preserve">Because </w:t>
      </w:r>
      <w:r w:rsidR="00CA5D61">
        <w:rPr>
          <w:iCs/>
        </w:rPr>
        <w:t>GEMs are individual-based model</w:t>
      </w:r>
      <w:r w:rsidR="005913AE">
        <w:rPr>
          <w:iCs/>
        </w:rPr>
        <w:t xml:space="preserve">s they track unique fates of </w:t>
      </w:r>
      <w:proofErr w:type="gramStart"/>
      <w:r w:rsidR="005913AE">
        <w:rPr>
          <w:iCs/>
        </w:rPr>
        <w:t>each individual</w:t>
      </w:r>
      <w:proofErr w:type="gramEnd"/>
      <w:r w:rsidR="005913AE">
        <w:rPr>
          <w:iCs/>
        </w:rPr>
        <w:t xml:space="preserve"> in the population. The allows population dynamics to emerge out of the stochastic processes of birth, death, infection and recovery. </w:t>
      </w:r>
    </w:p>
    <w:p w14:paraId="11E7816E" w14:textId="77777777" w:rsidR="003A4EF4" w:rsidRDefault="003A4EF4" w:rsidP="00895131">
      <w:pPr>
        <w:rPr>
          <w:iCs/>
        </w:rPr>
      </w:pPr>
    </w:p>
    <w:p w14:paraId="541207B8" w14:textId="77777777" w:rsidR="00E10135" w:rsidRPr="004A78F3" w:rsidRDefault="00E10135" w:rsidP="00E10135">
      <w:r w:rsidRPr="004A78F3">
        <w:t>Parameters</w:t>
      </w:r>
    </w:p>
    <w:tbl>
      <w:tblPr>
        <w:tblStyle w:val="ListTable6Colorful"/>
        <w:tblW w:w="9455" w:type="dxa"/>
        <w:jc w:val="center"/>
        <w:tblLayout w:type="fixed"/>
        <w:tblLook w:val="0600" w:firstRow="0" w:lastRow="0" w:firstColumn="0" w:lastColumn="0" w:noHBand="1" w:noVBand="1"/>
      </w:tblPr>
      <w:tblGrid>
        <w:gridCol w:w="5468"/>
        <w:gridCol w:w="3987"/>
      </w:tblGrid>
      <w:tr w:rsidR="00E10135" w14:paraId="10E5CD38" w14:textId="77777777" w:rsidTr="00A07563">
        <w:trPr>
          <w:trHeight w:val="644"/>
          <w:jc w:val="center"/>
        </w:trPr>
        <w:tc>
          <w:tcPr>
            <w:tcW w:w="5468" w:type="dxa"/>
          </w:tcPr>
          <w:p w14:paraId="52BEF9C8" w14:textId="77777777" w:rsidR="00E10135" w:rsidRPr="0047360A" w:rsidRDefault="00E10135" w:rsidP="00A07563">
            <w:pPr>
              <w:widowControl w:val="0"/>
            </w:pPr>
            <w:r w:rsidRPr="0047360A">
              <w:sym w:font="Symbol" w:char="F061"/>
            </w:r>
            <w:r w:rsidRPr="0047360A">
              <w:t xml:space="preserve"> = disease induce mortality</w:t>
            </w:r>
          </w:p>
        </w:tc>
        <w:tc>
          <w:tcPr>
            <w:tcW w:w="3987" w:type="dxa"/>
          </w:tcPr>
          <w:p w14:paraId="038142A1" w14:textId="77777777" w:rsidR="00E10135" w:rsidRPr="0047360A" w:rsidRDefault="00E10135" w:rsidP="00A07563">
            <w:pPr>
              <w:widowControl w:val="0"/>
            </w:pPr>
            <w:r w:rsidRPr="0047360A">
              <w:t>b = birth rate</w:t>
            </w:r>
          </w:p>
        </w:tc>
      </w:tr>
      <w:tr w:rsidR="00E10135" w14:paraId="692D1765" w14:textId="77777777" w:rsidTr="00A07563">
        <w:trPr>
          <w:trHeight w:val="676"/>
          <w:jc w:val="center"/>
        </w:trPr>
        <w:tc>
          <w:tcPr>
            <w:tcW w:w="5468" w:type="dxa"/>
          </w:tcPr>
          <w:p w14:paraId="5AFE8FB2" w14:textId="77777777" w:rsidR="00E10135" w:rsidRPr="0047360A" w:rsidRDefault="00E10135" w:rsidP="00A07563">
            <w:pPr>
              <w:widowControl w:val="0"/>
            </w:pPr>
            <w:r w:rsidRPr="0047360A">
              <w:sym w:font="Symbol" w:char="F067"/>
            </w:r>
            <w:r w:rsidRPr="0047360A">
              <w:t xml:space="preserve"> = recovery rate</w:t>
            </w:r>
          </w:p>
        </w:tc>
        <w:tc>
          <w:tcPr>
            <w:tcW w:w="3987" w:type="dxa"/>
          </w:tcPr>
          <w:p w14:paraId="72DB7BE6" w14:textId="77777777" w:rsidR="00E10135" w:rsidRPr="0047360A" w:rsidRDefault="00E10135" w:rsidP="00A07563">
            <w:pPr>
              <w:widowControl w:val="0"/>
            </w:pPr>
            <w:r w:rsidRPr="0047360A">
              <w:t>d = death rate</w:t>
            </w:r>
          </w:p>
        </w:tc>
      </w:tr>
      <w:tr w:rsidR="00E10135" w14:paraId="6CAD279A" w14:textId="77777777" w:rsidTr="00A07563">
        <w:trPr>
          <w:trHeight w:val="709"/>
          <w:jc w:val="center"/>
        </w:trPr>
        <w:tc>
          <w:tcPr>
            <w:tcW w:w="5468" w:type="dxa"/>
          </w:tcPr>
          <w:p w14:paraId="01E76CD0" w14:textId="77777777" w:rsidR="00E10135" w:rsidRPr="0047360A" w:rsidRDefault="00E10135" w:rsidP="00A07563">
            <w:pPr>
              <w:widowControl w:val="0"/>
            </w:pPr>
            <w:r w:rsidRPr="0047360A">
              <w:rPr>
                <w:rFonts w:ascii="Cambria Math" w:hAnsi="Cambria Math" w:cs="Cambria Math"/>
              </w:rPr>
              <w:sym w:font="Symbol" w:char="F073"/>
            </w:r>
            <w:r w:rsidRPr="0047360A">
              <w:rPr>
                <w:rFonts w:ascii="Cambria Math" w:hAnsi="Cambria Math" w:cs="Cambria Math"/>
              </w:rPr>
              <w:t xml:space="preserve"> </w:t>
            </w:r>
            <w:r w:rsidRPr="0047360A">
              <w:t>= shedding rate</w:t>
            </w:r>
          </w:p>
        </w:tc>
        <w:tc>
          <w:tcPr>
            <w:tcW w:w="3987" w:type="dxa"/>
          </w:tcPr>
          <w:p w14:paraId="2646295A" w14:textId="77777777" w:rsidR="00E10135" w:rsidRPr="0047360A" w:rsidRDefault="00E10135" w:rsidP="00A07563">
            <w:pPr>
              <w:widowControl w:val="0"/>
            </w:pPr>
            <w:r w:rsidRPr="0047360A">
              <w:t>bs = density dependence of birth rates</w:t>
            </w:r>
          </w:p>
        </w:tc>
      </w:tr>
      <w:tr w:rsidR="00E10135" w14:paraId="1B25F3A6" w14:textId="77777777" w:rsidTr="00A07563">
        <w:trPr>
          <w:trHeight w:val="709"/>
          <w:jc w:val="center"/>
        </w:trPr>
        <w:tc>
          <w:tcPr>
            <w:tcW w:w="5468" w:type="dxa"/>
          </w:tcPr>
          <w:p w14:paraId="49D541D8" w14:textId="77777777" w:rsidR="00E10135" w:rsidRPr="0047360A" w:rsidRDefault="00E10135" w:rsidP="00A07563">
            <w:pPr>
              <w:widowControl w:val="0"/>
              <w:rPr>
                <w:rFonts w:ascii="Times" w:hAnsi="Times" w:cs="Cambria Math"/>
              </w:rPr>
            </w:pPr>
            <w:r w:rsidRPr="0047360A">
              <w:rPr>
                <w:rFonts w:ascii="Times" w:hAnsi="Times" w:cs="Cambria Math"/>
              </w:rPr>
              <w:t>c = contact rate</w:t>
            </w:r>
          </w:p>
        </w:tc>
        <w:tc>
          <w:tcPr>
            <w:tcW w:w="3987" w:type="dxa"/>
          </w:tcPr>
          <w:p w14:paraId="154BE1E6" w14:textId="6C93B59C" w:rsidR="00E10135" w:rsidRPr="0047360A" w:rsidRDefault="00F01D2F" w:rsidP="00A07563">
            <w:pPr>
              <w:widowControl w:val="0"/>
            </w:pPr>
            <w:proofErr w:type="spellStart"/>
            <w:r>
              <w:t>N</w:t>
            </w:r>
            <w:r w:rsidR="00C0023F">
              <w:rPr>
                <w:vertAlign w:val="subscript"/>
              </w:rPr>
              <w:t>t</w:t>
            </w:r>
            <w:proofErr w:type="spellEnd"/>
            <w:r>
              <w:t xml:space="preserve"> = S</w:t>
            </w:r>
            <w:r w:rsidR="00C0023F" w:rsidRPr="00C0023F">
              <w:rPr>
                <w:vertAlign w:val="subscript"/>
              </w:rPr>
              <w:t>t</w:t>
            </w:r>
            <w:r w:rsidR="00C0023F">
              <w:rPr>
                <w:vertAlign w:val="subscript"/>
              </w:rPr>
              <w:t xml:space="preserve"> </w:t>
            </w:r>
            <w:r>
              <w:t>+</w:t>
            </w:r>
            <w:r w:rsidR="00C0023F">
              <w:t xml:space="preserve"> </w:t>
            </w:r>
            <w:r>
              <w:t>I</w:t>
            </w:r>
            <w:r w:rsidR="00C0023F" w:rsidRPr="00C0023F">
              <w:rPr>
                <w:vertAlign w:val="subscript"/>
              </w:rPr>
              <w:t>t</w:t>
            </w:r>
            <w:r w:rsidR="00C0023F">
              <w:rPr>
                <w:vertAlign w:val="subscript"/>
              </w:rPr>
              <w:t xml:space="preserve"> </w:t>
            </w:r>
            <w:r>
              <w:t>+</w:t>
            </w:r>
            <w:r w:rsidR="00C0023F">
              <w:t xml:space="preserve"> </w:t>
            </w:r>
            <w:r>
              <w:t>R</w:t>
            </w:r>
            <w:r w:rsidR="00C0023F" w:rsidRPr="00C0023F">
              <w:rPr>
                <w:vertAlign w:val="subscript"/>
              </w:rPr>
              <w:t>t</w:t>
            </w:r>
          </w:p>
        </w:tc>
      </w:tr>
    </w:tbl>
    <w:p w14:paraId="1A00D889" w14:textId="2D5030E4" w:rsidR="00E10135" w:rsidRDefault="00E10135" w:rsidP="00E10135"/>
    <w:p w14:paraId="0DB1505D" w14:textId="00193B18" w:rsidR="00682875" w:rsidRPr="004A78F3" w:rsidRDefault="00682875" w:rsidP="00682875">
      <w:r>
        <w:t>GEM Rates</w:t>
      </w:r>
    </w:p>
    <w:tbl>
      <w:tblPr>
        <w:tblStyle w:val="ListTable6Colorful"/>
        <w:tblW w:w="9550" w:type="dxa"/>
        <w:jc w:val="center"/>
        <w:tblLayout w:type="fixed"/>
        <w:tblLook w:val="0600" w:firstRow="0" w:lastRow="0" w:firstColumn="0" w:lastColumn="0" w:noHBand="1" w:noVBand="1"/>
      </w:tblPr>
      <w:tblGrid>
        <w:gridCol w:w="9550"/>
      </w:tblGrid>
      <w:tr w:rsidR="00BD2AED" w14:paraId="3C57B0CD" w14:textId="77777777" w:rsidTr="009145B7">
        <w:trPr>
          <w:trHeight w:val="75"/>
          <w:jc w:val="center"/>
        </w:trPr>
        <w:tc>
          <w:tcPr>
            <w:tcW w:w="9550" w:type="dxa"/>
          </w:tcPr>
          <w:tbl>
            <w:tblPr>
              <w:tblStyle w:val="TableGrid"/>
              <w:tblpPr w:leftFromText="180" w:rightFromText="180" w:vertAnchor="text" w:horzAnchor="margin" w:tblpY="-54"/>
              <w:tblOverlap w:val="never"/>
              <w:tblW w:w="8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5"/>
              <w:gridCol w:w="6215"/>
              <w:gridCol w:w="859"/>
            </w:tblGrid>
            <w:tr w:rsidR="00BD2AED" w14:paraId="00A1B4CD" w14:textId="77777777" w:rsidTr="00015E12">
              <w:trPr>
                <w:trHeight w:val="90"/>
              </w:trPr>
              <w:tc>
                <w:tcPr>
                  <w:tcW w:w="1615" w:type="dxa"/>
                </w:tcPr>
                <w:p w14:paraId="61E789D9" w14:textId="77777777" w:rsidR="00BD2AED" w:rsidRPr="009C2DA4" w:rsidRDefault="00BD2AED" w:rsidP="00BD2AED">
                  <w:pPr>
                    <w:jc w:val="right"/>
                    <w:rPr>
                      <w:sz w:val="20"/>
                      <w:szCs w:val="20"/>
                    </w:rPr>
                  </w:pPr>
                </w:p>
              </w:tc>
              <w:tc>
                <w:tcPr>
                  <w:tcW w:w="6215" w:type="dxa"/>
                </w:tcPr>
                <w:p w14:paraId="0AA027DF" w14:textId="77777777" w:rsidR="00BD2AED" w:rsidRPr="009C2DA4" w:rsidRDefault="00BD2AED" w:rsidP="00BD2AED">
                  <w:pPr>
                    <w:jc w:val="both"/>
                    <w:rPr>
                      <w:sz w:val="20"/>
                      <w:szCs w:val="20"/>
                    </w:rPr>
                  </w:pPr>
                </w:p>
              </w:tc>
              <w:tc>
                <w:tcPr>
                  <w:tcW w:w="859" w:type="dxa"/>
                </w:tcPr>
                <w:p w14:paraId="3D2647EA" w14:textId="77777777" w:rsidR="00BD2AED" w:rsidRPr="009C2DA4" w:rsidRDefault="00BD2AED" w:rsidP="00BD2AED">
                  <w:pPr>
                    <w:rPr>
                      <w:i/>
                      <w:iCs/>
                      <w:sz w:val="20"/>
                      <w:szCs w:val="20"/>
                    </w:rPr>
                  </w:pPr>
                </w:p>
              </w:tc>
            </w:tr>
            <w:tr w:rsidR="0015590F" w14:paraId="5EB1ED98" w14:textId="77777777" w:rsidTr="00015E12">
              <w:trPr>
                <w:trHeight w:val="90"/>
              </w:trPr>
              <w:tc>
                <w:tcPr>
                  <w:tcW w:w="1615" w:type="dxa"/>
                </w:tcPr>
                <w:p w14:paraId="726BA547" w14:textId="7081BAC7" w:rsidR="00BD2AED" w:rsidRPr="0015590F" w:rsidRDefault="003C6057" w:rsidP="00574A81">
                  <w:pPr>
                    <w:rPr>
                      <w:sz w:val="22"/>
                      <w:szCs w:val="22"/>
                    </w:rPr>
                  </w:pPr>
                  <w:r>
                    <w:rPr>
                      <w:sz w:val="22"/>
                      <w:szCs w:val="22"/>
                    </w:rPr>
                    <w:t xml:space="preserve">          </w:t>
                  </w:r>
                  <w:r w:rsidR="00BD2AED" w:rsidRPr="0015590F">
                    <w:rPr>
                      <w:sz w:val="22"/>
                      <w:szCs w:val="22"/>
                    </w:rPr>
                    <w:t>Infection</w:t>
                  </w:r>
                </w:p>
              </w:tc>
              <w:tc>
                <w:tcPr>
                  <w:tcW w:w="6215" w:type="dxa"/>
                </w:tcPr>
                <w:p w14:paraId="26B0955F" w14:textId="2791A329" w:rsidR="00BD2AED" w:rsidRPr="0015590F" w:rsidRDefault="00BD2AED" w:rsidP="00BD2AED">
                  <w:pPr>
                    <w:jc w:val="both"/>
                    <w:rPr>
                      <w:sz w:val="22"/>
                      <w:szCs w:val="22"/>
                    </w:rPr>
                  </w:pPr>
                  <m:oMathPara>
                    <m:oMath>
                      <m:r>
                        <w:rPr>
                          <w:rFonts w:ascii="Cambria Math" w:hAnsi="Cambria Math"/>
                          <w:sz w:val="22"/>
                          <w:szCs w:val="22"/>
                        </w:rPr>
                        <m:t>( c</m:t>
                      </m:r>
                      <m:f>
                        <m:fPr>
                          <m:ctrlPr>
                            <w:rPr>
                              <w:rFonts w:ascii="Cambria Math" w:hAnsi="Cambria Math"/>
                              <w:sz w:val="22"/>
                              <w:szCs w:val="22"/>
                            </w:rPr>
                          </m:ctrlPr>
                        </m:fPr>
                        <m:num>
                          <m:r>
                            <w:rPr>
                              <w:rFonts w:ascii="Cambria Math" w:hAnsi="Cambria Math"/>
                              <w:sz w:val="22"/>
                              <w:szCs w:val="22"/>
                            </w:rPr>
                            <m:t>σ</m:t>
                          </m:r>
                        </m:num>
                        <m:den>
                          <m:r>
                            <w:rPr>
                              <w:rFonts w:ascii="Cambria Math"/>
                              <w:sz w:val="22"/>
                              <w:szCs w:val="22"/>
                            </w:rPr>
                            <m:t>1</m:t>
                          </m:r>
                          <m:r>
                            <w:rPr>
                              <w:rFonts w:ascii="Cambria Math" w:hAnsi="Cambria Math"/>
                              <w:sz w:val="22"/>
                              <w:szCs w:val="22"/>
                            </w:rPr>
                            <m:t xml:space="preserve">+σ </m:t>
                          </m:r>
                        </m:den>
                      </m:f>
                      <m:r>
                        <w:rPr>
                          <w:rFonts w:ascii="Cambria Math" w:hAnsi="Cambria Math"/>
                          <w:sz w:val="22"/>
                          <w:szCs w:val="22"/>
                        </w:rPr>
                        <m:t>)</m:t>
                      </m:r>
                      <m:sSub>
                        <m:sSubPr>
                          <m:ctrlPr>
                            <w:rPr>
                              <w:rFonts w:ascii="Cambria Math" w:hAnsi="Cambria Math"/>
                              <w:sz w:val="22"/>
                              <w:szCs w:val="22"/>
                            </w:rPr>
                          </m:ctrlPr>
                        </m:sSubPr>
                        <m:e>
                          <m:r>
                            <w:rPr>
                              <w:rFonts w:ascii="Cambria Math"/>
                              <w:sz w:val="22"/>
                              <w:szCs w:val="22"/>
                            </w:rPr>
                            <m:t>*</m:t>
                          </m:r>
                          <m:sSub>
                            <m:sSubPr>
                              <m:ctrlPr>
                                <w:rPr>
                                  <w:rFonts w:ascii="Cambria Math" w:hAnsi="Cambria Math"/>
                                  <w:sz w:val="22"/>
                                  <w:szCs w:val="22"/>
                                </w:rPr>
                              </m:ctrlPr>
                            </m:sSubPr>
                            <m:e>
                              <m:r>
                                <w:rPr>
                                  <w:rFonts w:ascii="Cambria Math" w:hAnsi="Cambria Math"/>
                                  <w:sz w:val="22"/>
                                  <w:szCs w:val="22"/>
                                </w:rPr>
                                <m:t>S</m:t>
                              </m:r>
                            </m:e>
                            <m:sub>
                              <m:r>
                                <w:rPr>
                                  <w:rFonts w:ascii="Cambria Math"/>
                                  <w:sz w:val="22"/>
                                  <w:szCs w:val="22"/>
                                </w:rPr>
                                <m:t>t</m:t>
                              </m:r>
                            </m:sub>
                          </m:sSub>
                        </m:e>
                        <m:sub>
                          <m:r>
                            <w:rPr>
                              <w:rFonts w:ascii="Cambria Math" w:hAnsi="Cambria Math"/>
                              <w:sz w:val="22"/>
                              <w:szCs w:val="22"/>
                            </w:rPr>
                            <m:t xml:space="preserve"> </m:t>
                          </m:r>
                        </m:sub>
                      </m:sSub>
                    </m:oMath>
                  </m:oMathPara>
                </w:p>
                <w:p w14:paraId="5F5F2BA9" w14:textId="77777777" w:rsidR="00BD2AED" w:rsidRPr="0015590F" w:rsidRDefault="00BD2AED" w:rsidP="00BD2AED">
                  <w:pPr>
                    <w:jc w:val="both"/>
                    <w:rPr>
                      <w:sz w:val="22"/>
                      <w:szCs w:val="22"/>
                    </w:rPr>
                  </w:pPr>
                </w:p>
              </w:tc>
              <w:tc>
                <w:tcPr>
                  <w:tcW w:w="859" w:type="dxa"/>
                </w:tcPr>
                <w:p w14:paraId="611ADD8A" w14:textId="77777777" w:rsidR="00BD2AED" w:rsidRPr="0015590F" w:rsidRDefault="00BD2AED" w:rsidP="00BD2AED">
                  <w:pPr>
                    <w:rPr>
                      <w:i/>
                      <w:iCs/>
                      <w:sz w:val="22"/>
                      <w:szCs w:val="22"/>
                    </w:rPr>
                  </w:pPr>
                  <w:r w:rsidRPr="0015590F">
                    <w:rPr>
                      <w:i/>
                      <w:iCs/>
                      <w:sz w:val="22"/>
                      <w:szCs w:val="22"/>
                    </w:rPr>
                    <w:t>Eq. 1</w:t>
                  </w:r>
                </w:p>
              </w:tc>
            </w:tr>
            <w:tr w:rsidR="009145B7" w14:paraId="568D87D3" w14:textId="77777777" w:rsidTr="00015E12">
              <w:trPr>
                <w:trHeight w:val="64"/>
              </w:trPr>
              <w:tc>
                <w:tcPr>
                  <w:tcW w:w="1615" w:type="dxa"/>
                </w:tcPr>
                <w:p w14:paraId="6AF4C0B9" w14:textId="69D76838" w:rsidR="00BD2AED" w:rsidRPr="0015590F" w:rsidRDefault="003C6057" w:rsidP="00574A81">
                  <w:pPr>
                    <w:rPr>
                      <w:sz w:val="22"/>
                      <w:szCs w:val="22"/>
                    </w:rPr>
                  </w:pPr>
                  <w:r>
                    <w:rPr>
                      <w:sz w:val="22"/>
                      <w:szCs w:val="22"/>
                    </w:rPr>
                    <w:t xml:space="preserve">          </w:t>
                  </w:r>
                  <w:r w:rsidR="00BD2AED" w:rsidRPr="0015590F">
                    <w:rPr>
                      <w:sz w:val="22"/>
                      <w:szCs w:val="22"/>
                    </w:rPr>
                    <w:t>Recovery</w:t>
                  </w:r>
                </w:p>
              </w:tc>
              <w:tc>
                <w:tcPr>
                  <w:tcW w:w="6215" w:type="dxa"/>
                </w:tcPr>
                <w:p w14:paraId="4A92779C" w14:textId="77777777" w:rsidR="00BD2AED" w:rsidRPr="0015590F" w:rsidRDefault="00521D54" w:rsidP="00BD2AED">
                  <w:pPr>
                    <w:jc w:val="both"/>
                    <w:rPr>
                      <w:sz w:val="22"/>
                      <w:szCs w:val="22"/>
                    </w:rPr>
                  </w:pPr>
                  <m:oMathPara>
                    <m:oMath>
                      <m:sSub>
                        <m:sSubPr>
                          <m:ctrlPr>
                            <w:rPr>
                              <w:rFonts w:ascii="Cambria Math" w:hAnsi="Cambria Math"/>
                              <w:sz w:val="22"/>
                              <w:szCs w:val="22"/>
                            </w:rPr>
                          </m:ctrlPr>
                        </m:sSubPr>
                        <m:e>
                          <m:r>
                            <w:rPr>
                              <w:rFonts w:ascii="Cambria Math" w:hAnsi="Cambria Math"/>
                              <w:sz w:val="22"/>
                              <w:szCs w:val="22"/>
                            </w:rPr>
                            <m:t>I</m:t>
                          </m:r>
                        </m:e>
                        <m:sub>
                          <m:r>
                            <w:rPr>
                              <w:rFonts w:ascii="Cambria Math"/>
                              <w:sz w:val="22"/>
                              <w:szCs w:val="22"/>
                            </w:rPr>
                            <m:t>t</m:t>
                          </m:r>
                        </m:sub>
                      </m:sSub>
                      <m:r>
                        <w:rPr>
                          <w:rFonts w:ascii="Cambria Math"/>
                          <w:sz w:val="22"/>
                          <w:szCs w:val="22"/>
                        </w:rPr>
                        <m:t>*</m:t>
                      </m:r>
                      <m:r>
                        <w:rPr>
                          <w:rFonts w:ascii="Cambria Math" w:hAnsi="Cambria Math"/>
                          <w:sz w:val="22"/>
                          <w:szCs w:val="22"/>
                        </w:rPr>
                        <m:t>γ</m:t>
                      </m:r>
                    </m:oMath>
                  </m:oMathPara>
                </w:p>
                <w:p w14:paraId="700385FE" w14:textId="77777777" w:rsidR="00BD2AED" w:rsidRPr="0015590F" w:rsidRDefault="00BD2AED" w:rsidP="00BD2AED">
                  <w:pPr>
                    <w:jc w:val="both"/>
                    <w:rPr>
                      <w:sz w:val="22"/>
                      <w:szCs w:val="22"/>
                    </w:rPr>
                  </w:pPr>
                </w:p>
              </w:tc>
              <w:tc>
                <w:tcPr>
                  <w:tcW w:w="859" w:type="dxa"/>
                </w:tcPr>
                <w:p w14:paraId="523857CF" w14:textId="77777777" w:rsidR="00BD2AED" w:rsidRPr="0015590F" w:rsidRDefault="00BD2AED" w:rsidP="00BD2AED">
                  <w:pPr>
                    <w:rPr>
                      <w:i/>
                      <w:iCs/>
                      <w:sz w:val="22"/>
                      <w:szCs w:val="22"/>
                    </w:rPr>
                  </w:pPr>
                  <w:r w:rsidRPr="0015590F">
                    <w:rPr>
                      <w:i/>
                      <w:iCs/>
                      <w:sz w:val="22"/>
                      <w:szCs w:val="22"/>
                    </w:rPr>
                    <w:t>Eq. 2</w:t>
                  </w:r>
                </w:p>
              </w:tc>
            </w:tr>
            <w:tr w:rsidR="009145B7" w14:paraId="2FC9C2C2" w14:textId="77777777" w:rsidTr="00015E12">
              <w:trPr>
                <w:trHeight w:val="34"/>
              </w:trPr>
              <w:tc>
                <w:tcPr>
                  <w:tcW w:w="1615" w:type="dxa"/>
                </w:tcPr>
                <w:p w14:paraId="0EA08B83" w14:textId="4CA96211" w:rsidR="00BD2AED" w:rsidRPr="0015590F" w:rsidRDefault="003C6057" w:rsidP="00574A81">
                  <w:pPr>
                    <w:rPr>
                      <w:sz w:val="22"/>
                      <w:szCs w:val="22"/>
                    </w:rPr>
                  </w:pPr>
                  <w:r>
                    <w:rPr>
                      <w:sz w:val="22"/>
                      <w:szCs w:val="22"/>
                    </w:rPr>
                    <w:t xml:space="preserve">          </w:t>
                  </w:r>
                  <w:r w:rsidR="00BD2AED" w:rsidRPr="0015590F">
                    <w:rPr>
                      <w:sz w:val="22"/>
                      <w:szCs w:val="22"/>
                    </w:rPr>
                    <w:t>Birth</w:t>
                  </w:r>
                </w:p>
              </w:tc>
              <w:tc>
                <w:tcPr>
                  <w:tcW w:w="6215" w:type="dxa"/>
                </w:tcPr>
                <w:p w14:paraId="4014DC9C" w14:textId="77777777" w:rsidR="00BD2AED" w:rsidRPr="0015590F" w:rsidRDefault="00BD2AED" w:rsidP="00BD2AED">
                  <w:pPr>
                    <w:jc w:val="both"/>
                    <w:rPr>
                      <w:sz w:val="22"/>
                      <w:szCs w:val="22"/>
                    </w:rPr>
                  </w:pPr>
                  <m:oMathPara>
                    <m:oMath>
                      <m:r>
                        <w:rPr>
                          <w:rFonts w:ascii="Cambria Math" w:hAnsi="Cambria Math"/>
                          <w:sz w:val="22"/>
                          <w:szCs w:val="22"/>
                        </w:rPr>
                        <m:t>b-</m:t>
                      </m:r>
                      <m:d>
                        <m:dPr>
                          <m:ctrlPr>
                            <w:rPr>
                              <w:rFonts w:ascii="Cambria Math" w:hAnsi="Cambria Math"/>
                              <w:i/>
                              <w:sz w:val="22"/>
                              <w:szCs w:val="22"/>
                            </w:rPr>
                          </m:ctrlPr>
                        </m:dPr>
                        <m:e>
                          <m:r>
                            <w:rPr>
                              <w:rFonts w:ascii="Cambria Math" w:hAnsi="Cambria Math"/>
                              <w:sz w:val="22"/>
                              <w:szCs w:val="22"/>
                            </w:rPr>
                            <m:t>bs</m:t>
                          </m:r>
                          <m:sSub>
                            <m:sSubPr>
                              <m:ctrlPr>
                                <w:rPr>
                                  <w:rFonts w:ascii="Cambria Math" w:hAnsi="Cambria Math"/>
                                  <w:sz w:val="22"/>
                                  <w:szCs w:val="22"/>
                                </w:rPr>
                              </m:ctrlPr>
                            </m:sSubPr>
                            <m:e>
                              <m:r>
                                <w:rPr>
                                  <w:rFonts w:ascii="Cambria Math"/>
                                  <w:sz w:val="22"/>
                                  <w:szCs w:val="22"/>
                                </w:rPr>
                                <m:t>*</m:t>
                              </m:r>
                              <m:r>
                                <w:rPr>
                                  <w:rFonts w:ascii="Cambria Math" w:hAnsi="Cambria Math"/>
                                  <w:sz w:val="22"/>
                                  <w:szCs w:val="22"/>
                                </w:rPr>
                                <m:t>N</m:t>
                              </m:r>
                            </m:e>
                            <m:sub>
                              <m:r>
                                <w:rPr>
                                  <w:rFonts w:ascii="Cambria Math"/>
                                  <w:sz w:val="22"/>
                                  <w:szCs w:val="22"/>
                                </w:rPr>
                                <m:t>t</m:t>
                              </m:r>
                            </m:sub>
                          </m:sSub>
                        </m:e>
                      </m:d>
                      <m:r>
                        <w:rPr>
                          <w:rFonts w:ascii="Cambria Math"/>
                          <w:sz w:val="22"/>
                          <w:szCs w:val="22"/>
                        </w:rPr>
                        <m:t>*</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sz w:val="22"/>
                              <w:szCs w:val="22"/>
                            </w:rPr>
                            <m:t>t</m:t>
                          </m:r>
                        </m:sub>
                      </m:sSub>
                      <m:r>
                        <w:rPr>
                          <w:rFonts w:ascii="Cambria Math" w:hAnsi="Cambria Math"/>
                          <w:sz w:val="22"/>
                          <w:szCs w:val="22"/>
                        </w:rPr>
                        <m:t>)</m:t>
                      </m:r>
                    </m:oMath>
                  </m:oMathPara>
                </w:p>
              </w:tc>
              <w:tc>
                <w:tcPr>
                  <w:tcW w:w="859" w:type="dxa"/>
                </w:tcPr>
                <w:p w14:paraId="76568042" w14:textId="77777777" w:rsidR="00BD2AED" w:rsidRDefault="00BD2AED" w:rsidP="00BD2AED">
                  <w:pPr>
                    <w:rPr>
                      <w:i/>
                      <w:iCs/>
                      <w:sz w:val="22"/>
                      <w:szCs w:val="22"/>
                    </w:rPr>
                  </w:pPr>
                  <w:r w:rsidRPr="0015590F">
                    <w:rPr>
                      <w:i/>
                      <w:iCs/>
                      <w:sz w:val="22"/>
                      <w:szCs w:val="22"/>
                    </w:rPr>
                    <w:t>Eq. 3</w:t>
                  </w:r>
                </w:p>
                <w:p w14:paraId="7B60131A" w14:textId="192D34FD" w:rsidR="009145B7" w:rsidRPr="0015590F" w:rsidRDefault="009145B7" w:rsidP="00BD2AED">
                  <w:pPr>
                    <w:rPr>
                      <w:i/>
                      <w:iCs/>
                      <w:sz w:val="22"/>
                      <w:szCs w:val="22"/>
                    </w:rPr>
                  </w:pPr>
                </w:p>
              </w:tc>
            </w:tr>
            <w:tr w:rsidR="009145B7" w14:paraId="65886FB7" w14:textId="77777777" w:rsidTr="00015E12">
              <w:trPr>
                <w:trHeight w:val="32"/>
              </w:trPr>
              <w:tc>
                <w:tcPr>
                  <w:tcW w:w="1615" w:type="dxa"/>
                </w:tcPr>
                <w:p w14:paraId="6A415F1F" w14:textId="72E37416" w:rsidR="00BD2AED" w:rsidRPr="0015590F" w:rsidRDefault="003C6057" w:rsidP="00574A81">
                  <w:pPr>
                    <w:rPr>
                      <w:sz w:val="22"/>
                      <w:szCs w:val="22"/>
                      <w:vertAlign w:val="subscript"/>
                    </w:rPr>
                  </w:pPr>
                  <w:r>
                    <w:rPr>
                      <w:sz w:val="22"/>
                      <w:szCs w:val="22"/>
                    </w:rPr>
                    <w:t xml:space="preserve">          </w:t>
                  </w:r>
                  <w:r w:rsidR="00BD2AED" w:rsidRPr="0015590F">
                    <w:rPr>
                      <w:sz w:val="22"/>
                      <w:szCs w:val="22"/>
                    </w:rPr>
                    <w:t>Death</w:t>
                  </w:r>
                  <w:r w:rsidR="00BD2AED" w:rsidRPr="0015590F">
                    <w:rPr>
                      <w:sz w:val="22"/>
                      <w:szCs w:val="22"/>
                      <w:vertAlign w:val="subscript"/>
                    </w:rPr>
                    <w:t>S</w:t>
                  </w:r>
                </w:p>
              </w:tc>
              <w:tc>
                <w:tcPr>
                  <w:tcW w:w="6215" w:type="dxa"/>
                </w:tcPr>
                <w:p w14:paraId="68EB0F83" w14:textId="77777777" w:rsidR="00BD2AED" w:rsidRPr="0015590F" w:rsidRDefault="00BD2AED" w:rsidP="00BD2AED">
                  <w:pPr>
                    <w:jc w:val="both"/>
                    <w:rPr>
                      <w:sz w:val="22"/>
                      <w:szCs w:val="22"/>
                    </w:rPr>
                  </w:pPr>
                  <m:oMathPara>
                    <m:oMath>
                      <m:r>
                        <w:rPr>
                          <w:rFonts w:ascii="Cambria Math" w:hAnsi="Cambria Math"/>
                          <w:sz w:val="22"/>
                          <w:szCs w:val="22"/>
                        </w:rPr>
                        <m:t>d</m:t>
                      </m:r>
                      <m:r>
                        <w:rPr>
                          <w:rFonts w:ascii="Cambria Math"/>
                          <w:sz w:val="22"/>
                          <w:szCs w:val="22"/>
                        </w:rPr>
                        <m:t>*</m:t>
                      </m:r>
                      <m:sSub>
                        <m:sSubPr>
                          <m:ctrlPr>
                            <w:rPr>
                              <w:rFonts w:ascii="Cambria Math" w:hAnsi="Cambria Math"/>
                              <w:sz w:val="22"/>
                              <w:szCs w:val="22"/>
                            </w:rPr>
                          </m:ctrlPr>
                        </m:sSubPr>
                        <m:e>
                          <m:r>
                            <w:rPr>
                              <w:rFonts w:ascii="Cambria Math" w:hAnsi="Cambria Math"/>
                              <w:sz w:val="22"/>
                              <w:szCs w:val="22"/>
                            </w:rPr>
                            <m:t>S</m:t>
                          </m:r>
                        </m:e>
                        <m:sub>
                          <m:r>
                            <w:rPr>
                              <w:rFonts w:ascii="Cambria Math"/>
                              <w:sz w:val="22"/>
                              <w:szCs w:val="22"/>
                            </w:rPr>
                            <m:t>t</m:t>
                          </m:r>
                        </m:sub>
                      </m:sSub>
                    </m:oMath>
                  </m:oMathPara>
                </w:p>
              </w:tc>
              <w:tc>
                <w:tcPr>
                  <w:tcW w:w="859" w:type="dxa"/>
                </w:tcPr>
                <w:p w14:paraId="1F030652" w14:textId="77777777" w:rsidR="00BD2AED" w:rsidRDefault="00BD2AED" w:rsidP="00BD2AED">
                  <w:pPr>
                    <w:rPr>
                      <w:i/>
                      <w:iCs/>
                      <w:sz w:val="22"/>
                      <w:szCs w:val="22"/>
                    </w:rPr>
                  </w:pPr>
                  <w:r w:rsidRPr="0015590F">
                    <w:rPr>
                      <w:i/>
                      <w:iCs/>
                      <w:sz w:val="22"/>
                      <w:szCs w:val="22"/>
                    </w:rPr>
                    <w:t>Eq. 4</w:t>
                  </w:r>
                </w:p>
                <w:p w14:paraId="1CBEF9F8" w14:textId="6F836693" w:rsidR="009145B7" w:rsidRPr="0015590F" w:rsidRDefault="009145B7" w:rsidP="00BD2AED">
                  <w:pPr>
                    <w:rPr>
                      <w:i/>
                      <w:iCs/>
                      <w:sz w:val="22"/>
                      <w:szCs w:val="22"/>
                    </w:rPr>
                  </w:pPr>
                </w:p>
              </w:tc>
            </w:tr>
            <w:tr w:rsidR="009145B7" w14:paraId="3B7FB86F" w14:textId="77777777" w:rsidTr="00015E12">
              <w:trPr>
                <w:trHeight w:val="32"/>
              </w:trPr>
              <w:tc>
                <w:tcPr>
                  <w:tcW w:w="1615" w:type="dxa"/>
                </w:tcPr>
                <w:p w14:paraId="3E32AA67" w14:textId="140A7DEB" w:rsidR="00BD2AED" w:rsidRPr="0015590F" w:rsidRDefault="003C6057" w:rsidP="00574A81">
                  <w:pPr>
                    <w:rPr>
                      <w:sz w:val="22"/>
                      <w:szCs w:val="22"/>
                      <w:vertAlign w:val="subscript"/>
                    </w:rPr>
                  </w:pPr>
                  <w:r>
                    <w:rPr>
                      <w:sz w:val="22"/>
                      <w:szCs w:val="22"/>
                    </w:rPr>
                    <w:t xml:space="preserve">          </w:t>
                  </w:r>
                  <w:r w:rsidR="00BD2AED" w:rsidRPr="0015590F">
                    <w:rPr>
                      <w:sz w:val="22"/>
                      <w:szCs w:val="22"/>
                    </w:rPr>
                    <w:t>Death</w:t>
                  </w:r>
                  <w:r w:rsidR="00BD2AED" w:rsidRPr="0015590F">
                    <w:rPr>
                      <w:sz w:val="22"/>
                      <w:szCs w:val="22"/>
                      <w:vertAlign w:val="subscript"/>
                    </w:rPr>
                    <w:t>R</w:t>
                  </w:r>
                </w:p>
              </w:tc>
              <w:tc>
                <w:tcPr>
                  <w:tcW w:w="6215" w:type="dxa"/>
                </w:tcPr>
                <w:p w14:paraId="38C012FA" w14:textId="77777777" w:rsidR="00BD2AED" w:rsidRPr="0015590F" w:rsidRDefault="00BD2AED" w:rsidP="00BD2AED">
                  <w:pPr>
                    <w:jc w:val="both"/>
                    <w:rPr>
                      <w:sz w:val="22"/>
                      <w:szCs w:val="22"/>
                    </w:rPr>
                  </w:pPr>
                  <m:oMathPara>
                    <m:oMath>
                      <m:r>
                        <w:rPr>
                          <w:rFonts w:ascii="Cambria Math" w:hAnsi="Cambria Math"/>
                          <w:sz w:val="22"/>
                          <w:szCs w:val="22"/>
                        </w:rPr>
                        <m:t>d</m:t>
                      </m:r>
                      <m:r>
                        <w:rPr>
                          <w:rFonts w:ascii="Cambria Math"/>
                          <w:sz w:val="22"/>
                          <w:szCs w:val="22"/>
                        </w:rPr>
                        <m:t>*</m:t>
                      </m:r>
                      <m:sSub>
                        <m:sSubPr>
                          <m:ctrlPr>
                            <w:rPr>
                              <w:rFonts w:ascii="Cambria Math" w:hAnsi="Cambria Math"/>
                              <w:sz w:val="22"/>
                              <w:szCs w:val="22"/>
                            </w:rPr>
                          </m:ctrlPr>
                        </m:sSubPr>
                        <m:e>
                          <m:r>
                            <w:rPr>
                              <w:rFonts w:ascii="Cambria Math" w:hAnsi="Cambria Math"/>
                              <w:sz w:val="22"/>
                              <w:szCs w:val="22"/>
                            </w:rPr>
                            <m:t>R</m:t>
                          </m:r>
                        </m:e>
                        <m:sub>
                          <m:r>
                            <w:rPr>
                              <w:rFonts w:ascii="Cambria Math"/>
                              <w:sz w:val="22"/>
                              <w:szCs w:val="22"/>
                            </w:rPr>
                            <m:t>t</m:t>
                          </m:r>
                        </m:sub>
                      </m:sSub>
                    </m:oMath>
                  </m:oMathPara>
                </w:p>
              </w:tc>
              <w:tc>
                <w:tcPr>
                  <w:tcW w:w="859" w:type="dxa"/>
                </w:tcPr>
                <w:p w14:paraId="3BBF70C0" w14:textId="77777777" w:rsidR="00BD2AED" w:rsidRDefault="00BD2AED" w:rsidP="00BD2AED">
                  <w:pPr>
                    <w:rPr>
                      <w:i/>
                      <w:iCs/>
                      <w:sz w:val="22"/>
                      <w:szCs w:val="22"/>
                    </w:rPr>
                  </w:pPr>
                  <w:r w:rsidRPr="0015590F">
                    <w:rPr>
                      <w:i/>
                      <w:iCs/>
                      <w:sz w:val="22"/>
                      <w:szCs w:val="22"/>
                    </w:rPr>
                    <w:t>Eq. 5</w:t>
                  </w:r>
                </w:p>
                <w:p w14:paraId="3BA4C754" w14:textId="52164770" w:rsidR="009145B7" w:rsidRPr="0015590F" w:rsidRDefault="009145B7" w:rsidP="00BD2AED">
                  <w:pPr>
                    <w:rPr>
                      <w:i/>
                      <w:iCs/>
                      <w:sz w:val="22"/>
                      <w:szCs w:val="22"/>
                    </w:rPr>
                  </w:pPr>
                </w:p>
              </w:tc>
            </w:tr>
            <w:tr w:rsidR="009145B7" w14:paraId="365D119A" w14:textId="77777777" w:rsidTr="00015E12">
              <w:trPr>
                <w:trHeight w:val="69"/>
              </w:trPr>
              <w:tc>
                <w:tcPr>
                  <w:tcW w:w="1615" w:type="dxa"/>
                </w:tcPr>
                <w:p w14:paraId="2DD348C7" w14:textId="1FEA416D" w:rsidR="00BD2AED" w:rsidRPr="0015590F" w:rsidRDefault="003C6057" w:rsidP="00574A81">
                  <w:pPr>
                    <w:rPr>
                      <w:sz w:val="22"/>
                      <w:szCs w:val="22"/>
                      <w:vertAlign w:val="subscript"/>
                    </w:rPr>
                  </w:pPr>
                  <w:r>
                    <w:rPr>
                      <w:sz w:val="22"/>
                      <w:szCs w:val="22"/>
                    </w:rPr>
                    <w:t xml:space="preserve">          </w:t>
                  </w:r>
                  <w:r w:rsidR="00BD2AED" w:rsidRPr="0015590F">
                    <w:rPr>
                      <w:sz w:val="22"/>
                      <w:szCs w:val="22"/>
                    </w:rPr>
                    <w:t>Death</w:t>
                  </w:r>
                  <w:r w:rsidR="00BD2AED" w:rsidRPr="0015590F">
                    <w:rPr>
                      <w:sz w:val="22"/>
                      <w:szCs w:val="22"/>
                      <w:vertAlign w:val="subscript"/>
                    </w:rPr>
                    <w:t>I</w:t>
                  </w:r>
                </w:p>
              </w:tc>
              <w:tc>
                <w:tcPr>
                  <w:tcW w:w="6215" w:type="dxa"/>
                </w:tcPr>
                <w:p w14:paraId="1D9BB497" w14:textId="77777777" w:rsidR="00BD2AED" w:rsidRPr="0015590F" w:rsidRDefault="00BD2AED" w:rsidP="00BD2AED">
                  <w:pPr>
                    <w:jc w:val="both"/>
                    <w:rPr>
                      <w:sz w:val="22"/>
                      <w:szCs w:val="22"/>
                    </w:rPr>
                  </w:pPr>
                  <m:oMathPara>
                    <m:oMath>
                      <m:r>
                        <w:rPr>
                          <w:rFonts w:ascii="Cambria Math"/>
                          <w:sz w:val="22"/>
                          <w:szCs w:val="22"/>
                        </w:rPr>
                        <m:t>(</m:t>
                      </m:r>
                      <m:r>
                        <w:rPr>
                          <w:rFonts w:ascii="Cambria Math" w:hAnsi="Cambria Math"/>
                          <w:sz w:val="22"/>
                          <w:szCs w:val="22"/>
                        </w:rPr>
                        <m:t>d</m:t>
                      </m:r>
                      <m:r>
                        <w:rPr>
                          <w:rFonts w:ascii="Cambria Math"/>
                          <w:sz w:val="22"/>
                          <w:szCs w:val="22"/>
                        </w:rPr>
                        <m:t>+</m:t>
                      </m:r>
                      <m:r>
                        <w:rPr>
                          <w:rFonts w:ascii="Cambria Math" w:hAnsi="Cambria Math"/>
                          <w:sz w:val="22"/>
                          <w:szCs w:val="22"/>
                        </w:rPr>
                        <m:t>α</m:t>
                      </m:r>
                      <m:r>
                        <w:rPr>
                          <w:rFonts w:ascii="Cambria Math"/>
                          <w:sz w:val="22"/>
                          <w:szCs w:val="22"/>
                        </w:rPr>
                        <m:t>)</m:t>
                      </m:r>
                      <m:r>
                        <w:rPr>
                          <w:rFonts w:asci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sz w:val="22"/>
                              <w:szCs w:val="22"/>
                            </w:rPr>
                            <m:t>t</m:t>
                          </m:r>
                        </m:sub>
                      </m:sSub>
                    </m:oMath>
                  </m:oMathPara>
                </w:p>
              </w:tc>
              <w:tc>
                <w:tcPr>
                  <w:tcW w:w="859" w:type="dxa"/>
                </w:tcPr>
                <w:p w14:paraId="796BC477" w14:textId="77777777" w:rsidR="00BD2AED" w:rsidRPr="0015590F" w:rsidRDefault="00BD2AED" w:rsidP="00BD2AED">
                  <w:pPr>
                    <w:rPr>
                      <w:i/>
                      <w:iCs/>
                      <w:sz w:val="22"/>
                      <w:szCs w:val="22"/>
                    </w:rPr>
                  </w:pPr>
                  <w:r w:rsidRPr="0015590F">
                    <w:rPr>
                      <w:i/>
                      <w:iCs/>
                      <w:sz w:val="22"/>
                      <w:szCs w:val="22"/>
                    </w:rPr>
                    <w:t>Eq. 6</w:t>
                  </w:r>
                </w:p>
              </w:tc>
            </w:tr>
            <w:tr w:rsidR="0015590F" w14:paraId="1BC8F491" w14:textId="77777777" w:rsidTr="00015E12">
              <w:trPr>
                <w:trHeight w:val="69"/>
              </w:trPr>
              <w:tc>
                <w:tcPr>
                  <w:tcW w:w="1615" w:type="dxa"/>
                </w:tcPr>
                <w:p w14:paraId="1C92C833" w14:textId="77777777" w:rsidR="0015590F" w:rsidRPr="009C2DA4" w:rsidRDefault="0015590F" w:rsidP="00BD2AED">
                  <w:pPr>
                    <w:jc w:val="right"/>
                    <w:rPr>
                      <w:sz w:val="20"/>
                      <w:szCs w:val="20"/>
                    </w:rPr>
                  </w:pPr>
                </w:p>
              </w:tc>
              <w:tc>
                <w:tcPr>
                  <w:tcW w:w="6215" w:type="dxa"/>
                </w:tcPr>
                <w:p w14:paraId="4616FBF5" w14:textId="77777777" w:rsidR="0015590F" w:rsidRPr="009C2DA4" w:rsidRDefault="0015590F" w:rsidP="00BD2AED">
                  <w:pPr>
                    <w:jc w:val="both"/>
                    <w:rPr>
                      <w:sz w:val="20"/>
                      <w:szCs w:val="20"/>
                    </w:rPr>
                  </w:pPr>
                </w:p>
              </w:tc>
              <w:tc>
                <w:tcPr>
                  <w:tcW w:w="859" w:type="dxa"/>
                </w:tcPr>
                <w:p w14:paraId="7ACCBF04" w14:textId="77777777" w:rsidR="0015590F" w:rsidRPr="009C2DA4" w:rsidRDefault="0015590F" w:rsidP="00BD2AED">
                  <w:pPr>
                    <w:rPr>
                      <w:i/>
                      <w:iCs/>
                      <w:sz w:val="20"/>
                      <w:szCs w:val="20"/>
                    </w:rPr>
                  </w:pPr>
                </w:p>
              </w:tc>
            </w:tr>
          </w:tbl>
          <w:p w14:paraId="312EA5C3" w14:textId="31140167" w:rsidR="00BD2AED" w:rsidRPr="00E12E72" w:rsidRDefault="00BD2AED" w:rsidP="00682875"/>
          <w:p w14:paraId="6664C58B" w14:textId="6599F61D" w:rsidR="00BD2AED" w:rsidRPr="0047360A" w:rsidRDefault="00BD2AED" w:rsidP="00A07563">
            <w:pPr>
              <w:widowControl w:val="0"/>
            </w:pPr>
          </w:p>
        </w:tc>
      </w:tr>
      <w:tr w:rsidR="00DA62E5" w14:paraId="66EC859A" w14:textId="77777777" w:rsidTr="009145B7">
        <w:trPr>
          <w:trHeight w:val="75"/>
          <w:jc w:val="center"/>
        </w:trPr>
        <w:tc>
          <w:tcPr>
            <w:tcW w:w="9550" w:type="dxa"/>
          </w:tcPr>
          <w:p w14:paraId="7F61D31A" w14:textId="77777777" w:rsidR="00DA62E5" w:rsidRPr="009C2DA4" w:rsidRDefault="00DA62E5" w:rsidP="00BD2AED">
            <w:pPr>
              <w:jc w:val="right"/>
              <w:rPr>
                <w:sz w:val="20"/>
                <w:szCs w:val="20"/>
              </w:rPr>
            </w:pPr>
          </w:p>
        </w:tc>
      </w:tr>
    </w:tbl>
    <w:p w14:paraId="787077D0" w14:textId="77777777" w:rsidR="00682875" w:rsidRDefault="00682875" w:rsidP="00E10135"/>
    <w:p w14:paraId="0D8F38B9" w14:textId="6B0CDFC8" w:rsidR="00DA62E5" w:rsidRPr="004A78F3" w:rsidRDefault="00DA62E5" w:rsidP="00DA62E5">
      <w:r>
        <w:t>SIR Model</w:t>
      </w:r>
    </w:p>
    <w:tbl>
      <w:tblPr>
        <w:tblStyle w:val="ListTable6Colorful"/>
        <w:tblW w:w="9550" w:type="dxa"/>
        <w:jc w:val="center"/>
        <w:tblLayout w:type="fixed"/>
        <w:tblLook w:val="0600" w:firstRow="0" w:lastRow="0" w:firstColumn="0" w:lastColumn="0" w:noHBand="1" w:noVBand="1"/>
      </w:tblPr>
      <w:tblGrid>
        <w:gridCol w:w="9550"/>
      </w:tblGrid>
      <w:tr w:rsidR="00DA62E5" w14:paraId="3942D798" w14:textId="77777777" w:rsidTr="00A07563">
        <w:trPr>
          <w:trHeight w:val="75"/>
          <w:jc w:val="center"/>
        </w:trPr>
        <w:tc>
          <w:tcPr>
            <w:tcW w:w="9550" w:type="dxa"/>
          </w:tcPr>
          <w:tbl>
            <w:tblPr>
              <w:tblStyle w:val="TableGrid"/>
              <w:tblpPr w:leftFromText="180" w:rightFromText="180" w:vertAnchor="text" w:horzAnchor="margin" w:tblpY="-54"/>
              <w:tblOverlap w:val="never"/>
              <w:tblW w:w="9310" w:type="dxa"/>
              <w:tblLayout w:type="fixed"/>
              <w:tblLook w:val="04A0" w:firstRow="1" w:lastRow="0" w:firstColumn="1" w:lastColumn="0" w:noHBand="0" w:noVBand="1"/>
            </w:tblPr>
            <w:tblGrid>
              <w:gridCol w:w="975"/>
              <w:gridCol w:w="2071"/>
              <w:gridCol w:w="4784"/>
              <w:gridCol w:w="1480"/>
            </w:tblGrid>
            <w:tr w:rsidR="00DA62E5" w14:paraId="16D1A5C0" w14:textId="77777777" w:rsidTr="005941DA">
              <w:trPr>
                <w:trHeight w:val="100"/>
              </w:trPr>
              <w:tc>
                <w:tcPr>
                  <w:tcW w:w="3046" w:type="dxa"/>
                  <w:gridSpan w:val="2"/>
                  <w:tcBorders>
                    <w:top w:val="nil"/>
                    <w:left w:val="nil"/>
                    <w:bottom w:val="nil"/>
                    <w:right w:val="nil"/>
                  </w:tcBorders>
                </w:tcPr>
                <w:p w14:paraId="4A7FC2BC" w14:textId="77777777" w:rsidR="00DA62E5" w:rsidRPr="009C2DA4" w:rsidRDefault="00DA62E5" w:rsidP="00A07563">
                  <w:pPr>
                    <w:jc w:val="right"/>
                    <w:rPr>
                      <w:sz w:val="20"/>
                      <w:szCs w:val="20"/>
                    </w:rPr>
                  </w:pPr>
                </w:p>
              </w:tc>
              <w:tc>
                <w:tcPr>
                  <w:tcW w:w="4784" w:type="dxa"/>
                  <w:tcBorders>
                    <w:top w:val="nil"/>
                    <w:left w:val="nil"/>
                    <w:bottom w:val="nil"/>
                    <w:right w:val="nil"/>
                  </w:tcBorders>
                </w:tcPr>
                <w:p w14:paraId="225E829C" w14:textId="77777777" w:rsidR="00DA62E5" w:rsidRPr="009C2DA4" w:rsidRDefault="00DA62E5" w:rsidP="00A07563">
                  <w:pPr>
                    <w:jc w:val="both"/>
                    <w:rPr>
                      <w:sz w:val="20"/>
                      <w:szCs w:val="20"/>
                    </w:rPr>
                  </w:pPr>
                </w:p>
              </w:tc>
              <w:tc>
                <w:tcPr>
                  <w:tcW w:w="1480" w:type="dxa"/>
                  <w:tcBorders>
                    <w:top w:val="nil"/>
                    <w:left w:val="nil"/>
                    <w:bottom w:val="nil"/>
                    <w:right w:val="nil"/>
                  </w:tcBorders>
                </w:tcPr>
                <w:p w14:paraId="1EC56C1F" w14:textId="77777777" w:rsidR="00DA62E5" w:rsidRPr="009C2DA4" w:rsidRDefault="00DA62E5" w:rsidP="00A07563">
                  <w:pPr>
                    <w:rPr>
                      <w:i/>
                      <w:iCs/>
                      <w:sz w:val="20"/>
                      <w:szCs w:val="20"/>
                    </w:rPr>
                  </w:pPr>
                </w:p>
              </w:tc>
            </w:tr>
            <w:tr w:rsidR="005941DA" w14:paraId="2EC3A79D" w14:textId="77777777" w:rsidTr="005941DA">
              <w:trPr>
                <w:trHeight w:val="799"/>
              </w:trPr>
              <w:tc>
                <w:tcPr>
                  <w:tcW w:w="975" w:type="dxa"/>
                  <w:tcBorders>
                    <w:top w:val="nil"/>
                    <w:left w:val="nil"/>
                    <w:bottom w:val="nil"/>
                    <w:right w:val="nil"/>
                  </w:tcBorders>
                </w:tcPr>
                <w:p w14:paraId="03D06AFB" w14:textId="3FB1A865" w:rsidR="00DA62E5" w:rsidRPr="0015590F" w:rsidRDefault="00DA62E5" w:rsidP="00A07563">
                  <w:pPr>
                    <w:jc w:val="right"/>
                    <w:rPr>
                      <w:sz w:val="22"/>
                      <w:szCs w:val="22"/>
                    </w:rPr>
                  </w:pPr>
                </w:p>
              </w:tc>
              <w:tc>
                <w:tcPr>
                  <w:tcW w:w="6855" w:type="dxa"/>
                  <w:gridSpan w:val="2"/>
                  <w:tcBorders>
                    <w:top w:val="nil"/>
                    <w:left w:val="nil"/>
                    <w:bottom w:val="nil"/>
                    <w:right w:val="nil"/>
                  </w:tcBorders>
                </w:tcPr>
                <w:p w14:paraId="64EAE951" w14:textId="27BD1194" w:rsidR="00DA62E5" w:rsidRPr="005941DA" w:rsidRDefault="00521D54" w:rsidP="00DB3382">
                  <w:pPr>
                    <w:jc w:val="right"/>
                    <w:rPr>
                      <w:sz w:val="22"/>
                      <w:szCs w:val="22"/>
                    </w:rPr>
                  </w:pPr>
                  <m:oMathPara>
                    <m:oMathParaPr>
                      <m:jc m:val="left"/>
                    </m:oMathParaPr>
                    <m:oMath>
                      <m:f>
                        <m:fPr>
                          <m:ctrlPr>
                            <w:rPr>
                              <w:rFonts w:ascii="Cambria Math" w:hAnsi="Cambria Math"/>
                              <w:sz w:val="22"/>
                              <w:szCs w:val="22"/>
                            </w:rPr>
                          </m:ctrlPr>
                        </m:fPr>
                        <m:num>
                          <m:r>
                            <w:rPr>
                              <w:rFonts w:ascii="Cambria Math" w:hAnsi="Cambria Math"/>
                              <w:sz w:val="22"/>
                              <w:szCs w:val="22"/>
                            </w:rPr>
                            <m:t>dS</m:t>
                          </m:r>
                        </m:num>
                        <m:den>
                          <m:r>
                            <w:rPr>
                              <w:rFonts w:ascii="Cambria Math" w:hAnsi="Cambria Math"/>
                              <w:sz w:val="22"/>
                              <w:szCs w:val="22"/>
                            </w:rPr>
                            <m:t>dt</m:t>
                          </m:r>
                        </m:den>
                      </m:f>
                      <m:r>
                        <w:rPr>
                          <w:rFonts w:ascii="Cambria Math"/>
                          <w:sz w:val="22"/>
                          <w:szCs w:val="22"/>
                        </w:rPr>
                        <m:t>=</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 xml:space="preserve"> c</m:t>
                          </m:r>
                          <m:f>
                            <m:fPr>
                              <m:ctrlPr>
                                <w:rPr>
                                  <w:rFonts w:ascii="Cambria Math" w:hAnsi="Cambria Math"/>
                                  <w:sz w:val="22"/>
                                  <w:szCs w:val="22"/>
                                </w:rPr>
                              </m:ctrlPr>
                            </m:fPr>
                            <m:num>
                              <m:r>
                                <w:rPr>
                                  <w:rFonts w:ascii="Cambria Math" w:hAnsi="Cambria Math"/>
                                  <w:sz w:val="22"/>
                                  <w:szCs w:val="22"/>
                                </w:rPr>
                                <m:t>σ</m:t>
                              </m:r>
                            </m:num>
                            <m:den>
                              <m:r>
                                <w:rPr>
                                  <w:rFonts w:ascii="Cambria Math" w:hAnsi="Cambria Math"/>
                                  <w:sz w:val="22"/>
                                  <w:szCs w:val="22"/>
                                </w:rPr>
                                <m:t xml:space="preserve">1+σ </m:t>
                              </m:r>
                            </m:den>
                          </m:f>
                        </m:e>
                      </m:d>
                      <m:sSub>
                        <m:sSubPr>
                          <m:ctrlPr>
                            <w:rPr>
                              <w:rFonts w:ascii="Cambria Math" w:hAnsi="Cambria Math"/>
                              <w:sz w:val="22"/>
                              <w:szCs w:val="22"/>
                            </w:rPr>
                          </m:ctrlPr>
                        </m:sSubPr>
                        <m:e>
                          <m:r>
                            <w:rPr>
                              <w:rFonts w:ascii="Cambria Math" w:hAnsi="Cambria Math"/>
                              <w:sz w:val="22"/>
                              <w:szCs w:val="22"/>
                            </w:rPr>
                            <m:t xml:space="preserve"> S</m:t>
                          </m:r>
                        </m:e>
                        <m:sub>
                          <m:r>
                            <w:rPr>
                              <w:rFonts w:ascii="Cambria Math"/>
                              <w:sz w:val="22"/>
                              <w:szCs w:val="22"/>
                            </w:rPr>
                            <m:t>t</m:t>
                          </m:r>
                        </m:sub>
                      </m:sSub>
                      <m:sSub>
                        <m:sSubPr>
                          <m:ctrlPr>
                            <w:rPr>
                              <w:rFonts w:ascii="Cambria Math" w:hAnsi="Cambria Math"/>
                              <w:sz w:val="22"/>
                              <w:szCs w:val="22"/>
                            </w:rPr>
                          </m:ctrlPr>
                        </m:sSubPr>
                        <m:e>
                          <m:r>
                            <w:rPr>
                              <w:rFonts w:ascii="Cambria Math" w:hAnsi="Cambria Math"/>
                              <w:sz w:val="22"/>
                              <w:szCs w:val="22"/>
                            </w:rPr>
                            <m:t>I</m:t>
                          </m:r>
                        </m:e>
                        <m:sub>
                          <m:r>
                            <w:rPr>
                              <w:rFonts w:ascii="Cambria Math"/>
                              <w:sz w:val="22"/>
                              <w:szCs w:val="22"/>
                            </w:rPr>
                            <m:t>t</m:t>
                          </m:r>
                        </m:sub>
                      </m:sSub>
                      <m:r>
                        <w:rPr>
                          <w:rFonts w:ascii="Cambria Math" w:hAnsi="Cambria Math"/>
                          <w:sz w:val="22"/>
                          <w:szCs w:val="22"/>
                        </w:rPr>
                        <m:t xml:space="preserve"> +b-</m:t>
                      </m:r>
                      <m:d>
                        <m:dPr>
                          <m:ctrlPr>
                            <w:rPr>
                              <w:rFonts w:ascii="Cambria Math" w:hAnsi="Cambria Math"/>
                              <w:i/>
                              <w:sz w:val="22"/>
                              <w:szCs w:val="22"/>
                            </w:rPr>
                          </m:ctrlPr>
                        </m:dPr>
                        <m:e>
                          <m:r>
                            <w:rPr>
                              <w:rFonts w:ascii="Cambria Math" w:hAnsi="Cambria Math"/>
                              <w:sz w:val="22"/>
                              <w:szCs w:val="22"/>
                            </w:rPr>
                            <m:t>bs</m:t>
                          </m:r>
                          <m:sSub>
                            <m:sSubPr>
                              <m:ctrlPr>
                                <w:rPr>
                                  <w:rFonts w:ascii="Cambria Math" w:hAnsi="Cambria Math"/>
                                  <w:sz w:val="22"/>
                                  <w:szCs w:val="22"/>
                                </w:rPr>
                              </m:ctrlPr>
                            </m:sSubPr>
                            <m:e>
                              <m:r>
                                <w:rPr>
                                  <w:rFonts w:ascii="Cambria Math"/>
                                  <w:sz w:val="22"/>
                                  <w:szCs w:val="22"/>
                                </w:rPr>
                                <m:t>*</m:t>
                              </m:r>
                              <m:r>
                                <w:rPr>
                                  <w:rFonts w:ascii="Cambria Math" w:hAnsi="Cambria Math"/>
                                  <w:sz w:val="22"/>
                                  <w:szCs w:val="22"/>
                                </w:rPr>
                                <m:t>N</m:t>
                              </m:r>
                            </m:e>
                            <m:sub>
                              <m:r>
                                <w:rPr>
                                  <w:rFonts w:ascii="Cambria Math"/>
                                  <w:sz w:val="22"/>
                                  <w:szCs w:val="22"/>
                                </w:rPr>
                                <m:t>t</m:t>
                              </m:r>
                            </m:sub>
                          </m:sSub>
                        </m:e>
                      </m:d>
                      <m:d>
                        <m:dPr>
                          <m:ctrlPr>
                            <w:rPr>
                              <w:rFonts w:ascii="Cambria Math" w:hAnsi="Cambria Math"/>
                              <w:i/>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sz w:val="22"/>
                                  <w:szCs w:val="22"/>
                                </w:rPr>
                                <m:t>t</m:t>
                              </m:r>
                            </m:sub>
                          </m:sSub>
                        </m:e>
                      </m:d>
                      <m:r>
                        <w:rPr>
                          <w:rFonts w:ascii="Cambria Math" w:hAnsi="Cambria Math"/>
                          <w:sz w:val="22"/>
                          <w:szCs w:val="22"/>
                        </w:rPr>
                        <m:t>-d</m:t>
                      </m:r>
                      <m:r>
                        <w:rPr>
                          <w:rFonts w:ascii="Cambria Math"/>
                          <w:sz w:val="22"/>
                          <w:szCs w:val="22"/>
                        </w:rPr>
                        <m:t>*</m:t>
                      </m:r>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S</m:t>
                              </m:r>
                            </m:e>
                            <m:sub>
                              <m:r>
                                <w:rPr>
                                  <w:rFonts w:ascii="Cambria Math"/>
                                  <w:sz w:val="22"/>
                                  <w:szCs w:val="22"/>
                                </w:rPr>
                                <m:t>t</m:t>
                              </m:r>
                            </m:sub>
                          </m:sSub>
                        </m:e>
                        <m:sub>
                          <m:r>
                            <w:rPr>
                              <w:rFonts w:ascii="Cambria Math" w:hAnsi="Cambria Math"/>
                              <w:sz w:val="22"/>
                              <w:szCs w:val="22"/>
                            </w:rPr>
                            <m:t xml:space="preserve"> </m:t>
                          </m:r>
                        </m:sub>
                      </m:sSub>
                    </m:oMath>
                  </m:oMathPara>
                </w:p>
              </w:tc>
              <w:tc>
                <w:tcPr>
                  <w:tcW w:w="1480" w:type="dxa"/>
                  <w:tcBorders>
                    <w:top w:val="nil"/>
                    <w:left w:val="nil"/>
                    <w:bottom w:val="nil"/>
                    <w:right w:val="nil"/>
                  </w:tcBorders>
                </w:tcPr>
                <w:p w14:paraId="2305C0D6" w14:textId="065E5FA3" w:rsidR="00DA62E5" w:rsidRPr="0015590F" w:rsidRDefault="00DA62E5" w:rsidP="00A07563">
                  <w:pPr>
                    <w:rPr>
                      <w:i/>
                      <w:iCs/>
                      <w:sz w:val="22"/>
                      <w:szCs w:val="22"/>
                    </w:rPr>
                  </w:pPr>
                  <w:r w:rsidRPr="0015590F">
                    <w:rPr>
                      <w:i/>
                      <w:iCs/>
                      <w:sz w:val="22"/>
                      <w:szCs w:val="22"/>
                    </w:rPr>
                    <w:t xml:space="preserve">Eq. </w:t>
                  </w:r>
                  <w:r w:rsidR="00DB3382">
                    <w:rPr>
                      <w:i/>
                      <w:iCs/>
                      <w:sz w:val="22"/>
                      <w:szCs w:val="22"/>
                    </w:rPr>
                    <w:t>7</w:t>
                  </w:r>
                </w:p>
              </w:tc>
            </w:tr>
            <w:tr w:rsidR="00DA62E5" w14:paraId="519D5FE7" w14:textId="77777777" w:rsidTr="005941DA">
              <w:trPr>
                <w:trHeight w:val="675"/>
              </w:trPr>
              <w:tc>
                <w:tcPr>
                  <w:tcW w:w="975" w:type="dxa"/>
                  <w:tcBorders>
                    <w:top w:val="nil"/>
                    <w:left w:val="nil"/>
                    <w:bottom w:val="nil"/>
                    <w:right w:val="nil"/>
                  </w:tcBorders>
                </w:tcPr>
                <w:p w14:paraId="2301EBA8" w14:textId="1D960BCD" w:rsidR="00DA62E5" w:rsidRPr="0015590F" w:rsidRDefault="00DA62E5" w:rsidP="00A07563">
                  <w:pPr>
                    <w:jc w:val="right"/>
                    <w:rPr>
                      <w:sz w:val="22"/>
                      <w:szCs w:val="22"/>
                    </w:rPr>
                  </w:pPr>
                </w:p>
              </w:tc>
              <w:tc>
                <w:tcPr>
                  <w:tcW w:w="6855" w:type="dxa"/>
                  <w:gridSpan w:val="2"/>
                  <w:tcBorders>
                    <w:top w:val="nil"/>
                    <w:left w:val="nil"/>
                    <w:bottom w:val="nil"/>
                    <w:right w:val="nil"/>
                  </w:tcBorders>
                </w:tcPr>
                <w:p w14:paraId="570E62C3" w14:textId="50BD113A" w:rsidR="00DA62E5" w:rsidRPr="005941DA" w:rsidRDefault="00521D54" w:rsidP="00DB3382">
                  <w:pPr>
                    <w:jc w:val="right"/>
                    <w:rPr>
                      <w:sz w:val="22"/>
                      <w:szCs w:val="22"/>
                    </w:rPr>
                  </w:pPr>
                  <m:oMathPara>
                    <m:oMathParaPr>
                      <m:jc m:val="left"/>
                    </m:oMathParaPr>
                    <m:oMath>
                      <m:f>
                        <m:fPr>
                          <m:ctrlPr>
                            <w:rPr>
                              <w:rFonts w:ascii="Cambria Math" w:hAnsi="Cambria Math"/>
                              <w:sz w:val="22"/>
                              <w:szCs w:val="22"/>
                            </w:rPr>
                          </m:ctrlPr>
                        </m:fPr>
                        <m:num>
                          <m:r>
                            <w:rPr>
                              <w:rFonts w:ascii="Cambria Math" w:hAnsi="Cambria Math"/>
                              <w:sz w:val="22"/>
                              <w:szCs w:val="22"/>
                            </w:rPr>
                            <m:t>dI</m:t>
                          </m:r>
                        </m:num>
                        <m:den>
                          <m:r>
                            <w:rPr>
                              <w:rFonts w:ascii="Cambria Math" w:hAnsi="Cambria Math"/>
                              <w:sz w:val="22"/>
                              <w:szCs w:val="22"/>
                            </w:rPr>
                            <m:t>dt</m:t>
                          </m:r>
                        </m:den>
                      </m:f>
                      <m:r>
                        <w:rPr>
                          <w:rFonts w:ascii="Cambria Math"/>
                          <w:sz w:val="22"/>
                          <w:szCs w:val="22"/>
                        </w:rPr>
                        <m:t>=</m:t>
                      </m:r>
                      <m:r>
                        <w:rPr>
                          <w:rFonts w:ascii="Cambria Math" w:hAnsi="Cambria Math"/>
                          <w:sz w:val="22"/>
                          <w:szCs w:val="22"/>
                        </w:rPr>
                        <m:t>( c</m:t>
                      </m:r>
                      <m:f>
                        <m:fPr>
                          <m:ctrlPr>
                            <w:rPr>
                              <w:rFonts w:ascii="Cambria Math" w:hAnsi="Cambria Math"/>
                              <w:sz w:val="22"/>
                              <w:szCs w:val="22"/>
                            </w:rPr>
                          </m:ctrlPr>
                        </m:fPr>
                        <m:num>
                          <m:r>
                            <w:rPr>
                              <w:rFonts w:ascii="Cambria Math" w:hAnsi="Cambria Math"/>
                              <w:sz w:val="22"/>
                              <w:szCs w:val="22"/>
                            </w:rPr>
                            <m:t>σ</m:t>
                          </m:r>
                        </m:num>
                        <m:den>
                          <m:r>
                            <w:rPr>
                              <w:rFonts w:ascii="Cambria Math" w:hAnsi="Cambria Math"/>
                              <w:sz w:val="22"/>
                              <w:szCs w:val="22"/>
                            </w:rPr>
                            <m:t xml:space="preserve">1+σ </m:t>
                          </m:r>
                        </m:den>
                      </m:f>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 xml:space="preserve"> S</m:t>
                          </m:r>
                        </m:e>
                        <m:sub>
                          <m:r>
                            <w:rPr>
                              <w:rFonts w:ascii="Cambria Math"/>
                              <w:sz w:val="22"/>
                              <w:szCs w:val="22"/>
                            </w:rPr>
                            <m:t>t</m:t>
                          </m:r>
                        </m:sub>
                      </m:sSub>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 xml:space="preserve"> </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sz w:val="22"/>
                              <w:szCs w:val="22"/>
                            </w:rPr>
                            <m:t>t</m:t>
                          </m:r>
                        </m:sub>
                      </m:sSub>
                      <m:r>
                        <w:rPr>
                          <w:rFonts w:ascii="Cambria Math" w:hAnsi="Cambria Math"/>
                          <w:sz w:val="22"/>
                          <w:szCs w:val="22"/>
                        </w:rPr>
                        <m:t>α+γ-d</m:t>
                      </m:r>
                      <m:sSub>
                        <m:sSubPr>
                          <m:ctrlPr>
                            <w:rPr>
                              <w:rFonts w:ascii="Cambria Math" w:hAnsi="Cambria Math"/>
                              <w:sz w:val="22"/>
                              <w:szCs w:val="22"/>
                            </w:rPr>
                          </m:ctrlPr>
                        </m:sSubPr>
                        <m:e>
                          <m:r>
                            <w:rPr>
                              <w:rFonts w:ascii="Cambria Math" w:hAnsi="Cambria Math"/>
                              <w:sz w:val="22"/>
                              <w:szCs w:val="22"/>
                            </w:rPr>
                            <m:t>I</m:t>
                          </m:r>
                        </m:e>
                        <m:sub>
                          <m:r>
                            <w:rPr>
                              <w:rFonts w:ascii="Cambria Math"/>
                              <w:sz w:val="22"/>
                              <w:szCs w:val="22"/>
                            </w:rPr>
                            <m:t>t</m:t>
                          </m:r>
                        </m:sub>
                      </m:sSub>
                    </m:oMath>
                  </m:oMathPara>
                </w:p>
              </w:tc>
              <w:tc>
                <w:tcPr>
                  <w:tcW w:w="1480" w:type="dxa"/>
                  <w:tcBorders>
                    <w:top w:val="nil"/>
                    <w:left w:val="nil"/>
                    <w:bottom w:val="nil"/>
                    <w:right w:val="nil"/>
                  </w:tcBorders>
                </w:tcPr>
                <w:p w14:paraId="5DEFBFC9" w14:textId="087FC4E4" w:rsidR="00DA62E5" w:rsidRPr="0015590F" w:rsidRDefault="00DA62E5" w:rsidP="00A07563">
                  <w:pPr>
                    <w:rPr>
                      <w:i/>
                      <w:iCs/>
                      <w:sz w:val="22"/>
                      <w:szCs w:val="22"/>
                    </w:rPr>
                  </w:pPr>
                  <w:r w:rsidRPr="0015590F">
                    <w:rPr>
                      <w:i/>
                      <w:iCs/>
                      <w:sz w:val="22"/>
                      <w:szCs w:val="22"/>
                    </w:rPr>
                    <w:t xml:space="preserve">Eq. </w:t>
                  </w:r>
                  <w:r w:rsidR="00DB3382">
                    <w:rPr>
                      <w:i/>
                      <w:iCs/>
                      <w:sz w:val="22"/>
                      <w:szCs w:val="22"/>
                    </w:rPr>
                    <w:t>8</w:t>
                  </w:r>
                </w:p>
              </w:tc>
            </w:tr>
            <w:tr w:rsidR="00DA62E5" w14:paraId="0C99ACA1" w14:textId="77777777" w:rsidTr="005941DA">
              <w:trPr>
                <w:trHeight w:val="601"/>
              </w:trPr>
              <w:tc>
                <w:tcPr>
                  <w:tcW w:w="975" w:type="dxa"/>
                  <w:tcBorders>
                    <w:top w:val="nil"/>
                    <w:left w:val="nil"/>
                    <w:bottom w:val="nil"/>
                    <w:right w:val="nil"/>
                  </w:tcBorders>
                </w:tcPr>
                <w:p w14:paraId="1D75119D" w14:textId="204F7A89" w:rsidR="00DA62E5" w:rsidRPr="0015590F" w:rsidRDefault="00DA62E5" w:rsidP="00A07563">
                  <w:pPr>
                    <w:jc w:val="right"/>
                    <w:rPr>
                      <w:sz w:val="22"/>
                      <w:szCs w:val="22"/>
                    </w:rPr>
                  </w:pPr>
                </w:p>
              </w:tc>
              <w:tc>
                <w:tcPr>
                  <w:tcW w:w="6855" w:type="dxa"/>
                  <w:gridSpan w:val="2"/>
                  <w:tcBorders>
                    <w:top w:val="nil"/>
                    <w:left w:val="nil"/>
                    <w:bottom w:val="nil"/>
                    <w:right w:val="nil"/>
                  </w:tcBorders>
                </w:tcPr>
                <w:p w14:paraId="2F316EB5" w14:textId="6574B97D" w:rsidR="00DA62E5" w:rsidRPr="005941DA" w:rsidRDefault="00521D54" w:rsidP="00DB3382">
                  <w:pPr>
                    <w:jc w:val="right"/>
                    <w:rPr>
                      <w:sz w:val="22"/>
                      <w:szCs w:val="22"/>
                    </w:rPr>
                  </w:pPr>
                  <m:oMathPara>
                    <m:oMathParaPr>
                      <m:jc m:val="left"/>
                    </m:oMathParaPr>
                    <m:oMath>
                      <m:f>
                        <m:fPr>
                          <m:ctrlPr>
                            <w:rPr>
                              <w:rFonts w:ascii="Cambria Math" w:hAnsi="Cambria Math"/>
                              <w:sz w:val="22"/>
                              <w:szCs w:val="22"/>
                            </w:rPr>
                          </m:ctrlPr>
                        </m:fPr>
                        <m:num>
                          <m:r>
                            <w:rPr>
                              <w:rFonts w:ascii="Cambria Math" w:hAnsi="Cambria Math"/>
                              <w:sz w:val="22"/>
                              <w:szCs w:val="22"/>
                            </w:rPr>
                            <m:t>dR</m:t>
                          </m:r>
                        </m:num>
                        <m:den>
                          <m:r>
                            <w:rPr>
                              <w:rFonts w:ascii="Cambria Math" w:hAnsi="Cambria Math"/>
                              <w:sz w:val="22"/>
                              <w:szCs w:val="22"/>
                            </w:rPr>
                            <m:t xml:space="preserve">dt </m:t>
                          </m:r>
                        </m:den>
                      </m:f>
                      <m: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γ - dR</m:t>
                      </m:r>
                    </m:oMath>
                  </m:oMathPara>
                </w:p>
              </w:tc>
              <w:tc>
                <w:tcPr>
                  <w:tcW w:w="1480" w:type="dxa"/>
                  <w:tcBorders>
                    <w:top w:val="nil"/>
                    <w:left w:val="nil"/>
                    <w:bottom w:val="nil"/>
                    <w:right w:val="nil"/>
                  </w:tcBorders>
                </w:tcPr>
                <w:p w14:paraId="1670D1D9" w14:textId="29D925E0" w:rsidR="00DA62E5" w:rsidRDefault="00DA62E5" w:rsidP="00A07563">
                  <w:pPr>
                    <w:rPr>
                      <w:i/>
                      <w:iCs/>
                      <w:sz w:val="22"/>
                      <w:szCs w:val="22"/>
                    </w:rPr>
                  </w:pPr>
                  <w:r w:rsidRPr="0015590F">
                    <w:rPr>
                      <w:i/>
                      <w:iCs/>
                      <w:sz w:val="22"/>
                      <w:szCs w:val="22"/>
                    </w:rPr>
                    <w:t xml:space="preserve">Eq. </w:t>
                  </w:r>
                  <w:r w:rsidR="00DB3382">
                    <w:rPr>
                      <w:i/>
                      <w:iCs/>
                      <w:sz w:val="22"/>
                      <w:szCs w:val="22"/>
                    </w:rPr>
                    <w:t>9</w:t>
                  </w:r>
                </w:p>
                <w:p w14:paraId="012F3F3D" w14:textId="77777777" w:rsidR="00DA62E5" w:rsidRPr="0015590F" w:rsidRDefault="00DA62E5" w:rsidP="00A07563">
                  <w:pPr>
                    <w:rPr>
                      <w:i/>
                      <w:iCs/>
                      <w:sz w:val="22"/>
                      <w:szCs w:val="22"/>
                    </w:rPr>
                  </w:pPr>
                </w:p>
              </w:tc>
            </w:tr>
            <w:tr w:rsidR="00DA62E5" w14:paraId="51D17B7D" w14:textId="77777777" w:rsidTr="005941DA">
              <w:trPr>
                <w:trHeight w:val="76"/>
              </w:trPr>
              <w:tc>
                <w:tcPr>
                  <w:tcW w:w="3046" w:type="dxa"/>
                  <w:gridSpan w:val="2"/>
                  <w:tcBorders>
                    <w:top w:val="nil"/>
                    <w:left w:val="nil"/>
                    <w:bottom w:val="nil"/>
                    <w:right w:val="nil"/>
                  </w:tcBorders>
                </w:tcPr>
                <w:p w14:paraId="775D0786" w14:textId="77777777" w:rsidR="00DA62E5" w:rsidRPr="009C2DA4" w:rsidRDefault="00DA62E5" w:rsidP="00A07563">
                  <w:pPr>
                    <w:jc w:val="right"/>
                    <w:rPr>
                      <w:sz w:val="20"/>
                      <w:szCs w:val="20"/>
                    </w:rPr>
                  </w:pPr>
                </w:p>
              </w:tc>
              <w:tc>
                <w:tcPr>
                  <w:tcW w:w="4784" w:type="dxa"/>
                  <w:tcBorders>
                    <w:top w:val="nil"/>
                    <w:left w:val="nil"/>
                    <w:bottom w:val="nil"/>
                    <w:right w:val="nil"/>
                  </w:tcBorders>
                </w:tcPr>
                <w:p w14:paraId="46F68701" w14:textId="77777777" w:rsidR="00DA62E5" w:rsidRPr="009C2DA4" w:rsidRDefault="00DA62E5" w:rsidP="00A07563">
                  <w:pPr>
                    <w:jc w:val="both"/>
                    <w:rPr>
                      <w:sz w:val="20"/>
                      <w:szCs w:val="20"/>
                    </w:rPr>
                  </w:pPr>
                </w:p>
              </w:tc>
              <w:tc>
                <w:tcPr>
                  <w:tcW w:w="1480" w:type="dxa"/>
                  <w:tcBorders>
                    <w:top w:val="nil"/>
                    <w:left w:val="nil"/>
                    <w:bottom w:val="nil"/>
                    <w:right w:val="nil"/>
                  </w:tcBorders>
                </w:tcPr>
                <w:p w14:paraId="7AA61DC8" w14:textId="77777777" w:rsidR="00DA62E5" w:rsidRPr="009C2DA4" w:rsidRDefault="00DA62E5" w:rsidP="00A07563">
                  <w:pPr>
                    <w:rPr>
                      <w:i/>
                      <w:iCs/>
                      <w:sz w:val="20"/>
                      <w:szCs w:val="20"/>
                    </w:rPr>
                  </w:pPr>
                </w:p>
              </w:tc>
            </w:tr>
          </w:tbl>
          <w:p w14:paraId="51FB85A4" w14:textId="77777777" w:rsidR="00DA62E5" w:rsidRPr="0047360A" w:rsidRDefault="00DA62E5" w:rsidP="00A07563">
            <w:pPr>
              <w:widowControl w:val="0"/>
            </w:pPr>
          </w:p>
        </w:tc>
      </w:tr>
    </w:tbl>
    <w:p w14:paraId="7B9D4AAD" w14:textId="77777777" w:rsidR="008C17B2" w:rsidRPr="00EC30A3" w:rsidRDefault="008C17B2" w:rsidP="00E003E7">
      <w:pPr>
        <w:rPr>
          <w:iCs/>
        </w:rPr>
      </w:pPr>
    </w:p>
    <w:p w14:paraId="5FFF8534" w14:textId="76C6642F" w:rsidR="00E003E7" w:rsidRPr="00506499" w:rsidRDefault="004834B1" w:rsidP="00895131">
      <w:r>
        <w:rPr>
          <w:iCs/>
        </w:rPr>
        <w:t>To simulate individual variation</w:t>
      </w:r>
      <w:r w:rsidR="000D090E">
        <w:rPr>
          <w:iCs/>
        </w:rPr>
        <w:t xml:space="preserve">, </w:t>
      </w:r>
      <w:r w:rsidR="007A4421">
        <w:rPr>
          <w:iCs/>
        </w:rPr>
        <w:t xml:space="preserve">each individual in the population is assigned a unique trait value drawn from a log-normal distribution. </w:t>
      </w:r>
      <w:r w:rsidR="006C3116">
        <w:rPr>
          <w:iCs/>
        </w:rPr>
        <w:t>In our model, transmission rate is split into a contact rate term (</w:t>
      </w:r>
      <w:r w:rsidR="006C3116">
        <w:rPr>
          <w:i/>
        </w:rPr>
        <w:t xml:space="preserve">c), </w:t>
      </w:r>
      <w:r w:rsidR="006C3116">
        <w:rPr>
          <w:iCs/>
        </w:rPr>
        <w:t>and an infectiousness term (</w:t>
      </w:r>
      <m:oMath>
        <m:f>
          <m:fPr>
            <m:ctrlPr>
              <w:rPr>
                <w:rFonts w:ascii="Cambria Math" w:hAnsi="Cambria Math"/>
                <w:sz w:val="22"/>
                <w:szCs w:val="22"/>
              </w:rPr>
            </m:ctrlPr>
          </m:fPr>
          <m:num>
            <m:r>
              <w:rPr>
                <w:rFonts w:ascii="Cambria Math" w:hAnsi="Cambria Math"/>
                <w:sz w:val="22"/>
                <w:szCs w:val="22"/>
              </w:rPr>
              <m:t>σ</m:t>
            </m:r>
          </m:num>
          <m:den>
            <m:r>
              <w:rPr>
                <w:rFonts w:ascii="Cambria Math"/>
                <w:sz w:val="22"/>
                <w:szCs w:val="22"/>
              </w:rPr>
              <m:t>1</m:t>
            </m:r>
            <m:r>
              <w:rPr>
                <w:rFonts w:ascii="Cambria Math" w:hAnsi="Cambria Math"/>
                <w:sz w:val="22"/>
                <w:szCs w:val="22"/>
              </w:rPr>
              <m:t xml:space="preserve">+σ </m:t>
            </m:r>
          </m:den>
        </m:f>
      </m:oMath>
      <w:r w:rsidR="006C3116">
        <w:rPr>
          <w:sz w:val="22"/>
          <w:szCs w:val="22"/>
        </w:rPr>
        <w:t>)</w:t>
      </w:r>
      <w:r w:rsidR="00424AFE">
        <w:t xml:space="preserve">, which we call shedding rate. </w:t>
      </w:r>
      <w:r w:rsidR="006F515E" w:rsidRPr="006F515E">
        <w:t>We assume a linear relationship between</w:t>
      </w:r>
      <w:r w:rsidR="006F515E">
        <w:t xml:space="preserve"> contact rat</w:t>
      </w:r>
      <w:r w:rsidR="00C52121">
        <w:t>es and R</w:t>
      </w:r>
      <w:r w:rsidR="00C52121">
        <w:rPr>
          <w:vertAlign w:val="subscript"/>
        </w:rPr>
        <w:t>0</w:t>
      </w:r>
      <w:r w:rsidR="00C52121">
        <w:t xml:space="preserve"> </w:t>
      </w:r>
      <w:r w:rsidR="00346F35">
        <w:t xml:space="preserve">(fig. 2a) </w:t>
      </w:r>
      <w:r w:rsidR="00C52121">
        <w:t xml:space="preserve">and a saturating relationship between </w:t>
      </w:r>
      <w:r w:rsidR="00424AFE">
        <w:t>shedding</w:t>
      </w:r>
      <w:r w:rsidR="00C52121">
        <w:t xml:space="preserve"> and R</w:t>
      </w:r>
      <w:r w:rsidR="00C52121">
        <w:rPr>
          <w:vertAlign w:val="subscript"/>
        </w:rPr>
        <w:t>0</w:t>
      </w:r>
      <w:r w:rsidR="00346F35">
        <w:t xml:space="preserve"> (fig. 2b). </w:t>
      </w:r>
      <w:r w:rsidR="002C464B">
        <w:t xml:space="preserve">This assumption seems reasonable </w:t>
      </w:r>
      <w:r w:rsidR="00424AFE">
        <w:t>because shedding</w:t>
      </w:r>
      <w:r w:rsidR="002C464B">
        <w:t xml:space="preserve"> is essentially the probability of infection given </w:t>
      </w:r>
      <w:r w:rsidR="00D64872">
        <w:t>contact and at a certain level of shedding this probability will be one meaning that every contact will result in an infection</w:t>
      </w:r>
      <w:r w:rsidR="00424AFE">
        <w:t xml:space="preserve"> despite an increase in shedding. </w:t>
      </w:r>
      <w:r w:rsidR="000B0ED4">
        <w:t>We chose to separate transmission rate into these two terms to allow for variation and covariation between contact rate and infectiousness to impact overall transmission rate.</w:t>
      </w:r>
      <w:r w:rsidR="00506499">
        <w:t xml:space="preserve"> We assume the opposite relationship between virulence/recovery and R</w:t>
      </w:r>
      <w:r w:rsidR="00506499">
        <w:rPr>
          <w:vertAlign w:val="subscript"/>
        </w:rPr>
        <w:t>0</w:t>
      </w:r>
      <w:r w:rsidR="00506499">
        <w:t xml:space="preserve"> (fig. 2c). </w:t>
      </w:r>
    </w:p>
    <w:p w14:paraId="191A19BA" w14:textId="07C90437" w:rsidR="006711BF" w:rsidRDefault="006711BF" w:rsidP="00895131"/>
    <w:p w14:paraId="23CC5547" w14:textId="6954B9CB" w:rsidR="006711BF" w:rsidRDefault="00481212" w:rsidP="00481212">
      <w:pPr>
        <w:jc w:val="center"/>
        <w:rPr>
          <w:iCs/>
        </w:rPr>
      </w:pPr>
      <w:r>
        <w:rPr>
          <w:b/>
          <w:bCs/>
          <w:noProof/>
        </w:rPr>
        <mc:AlternateContent>
          <mc:Choice Requires="wps">
            <w:drawing>
              <wp:anchor distT="0" distB="0" distL="114300" distR="114300" simplePos="0" relativeHeight="251661312" behindDoc="0" locked="0" layoutInCell="1" allowOverlap="1" wp14:anchorId="1DB97E0B" wp14:editId="7FB3A439">
                <wp:simplePos x="0" y="0"/>
                <wp:positionH relativeFrom="column">
                  <wp:posOffset>2992755</wp:posOffset>
                </wp:positionH>
                <wp:positionV relativeFrom="paragraph">
                  <wp:posOffset>105410</wp:posOffset>
                </wp:positionV>
                <wp:extent cx="308472" cy="31924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08472" cy="319245"/>
                        </a:xfrm>
                        <a:prstGeom prst="rect">
                          <a:avLst/>
                        </a:prstGeom>
                        <a:solidFill>
                          <a:schemeClr val="lt1"/>
                        </a:solidFill>
                        <a:ln w="6350">
                          <a:noFill/>
                        </a:ln>
                      </wps:spPr>
                      <wps:txbx>
                        <w:txbxContent>
                          <w:p w14:paraId="209E72AE" w14:textId="77777777" w:rsidR="002B1B8F" w:rsidRPr="00643E6E" w:rsidRDefault="002B1B8F" w:rsidP="002B1B8F">
                            <w:pPr>
                              <w:rPr>
                                <w:rFonts w:ascii="Times" w:hAnsi="Times"/>
                                <w:b/>
                                <w:bCs/>
                              </w:rPr>
                            </w:pPr>
                            <w:r>
                              <w:rPr>
                                <w:rFonts w:ascii="Times" w:hAnsi="Times"/>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97E0B" id="_x0000_t202" coordsize="21600,21600" o:spt="202" path="m,l,21600r21600,l21600,xe">
                <v:stroke joinstyle="miter"/>
                <v:path gradientshapeok="t" o:connecttype="rect"/>
              </v:shapetype>
              <v:shape id="Text Box 13" o:spid="_x0000_s1026" type="#_x0000_t202" style="position:absolute;left:0;text-align:left;margin-left:235.65pt;margin-top:8.3pt;width:24.3pt;height: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" fillcolor="white [3201]" stroked="f" strokeweight=".5pt">
                <v:textbox>
                  <w:txbxContent>
                    <w:p w14:paraId="209E72AE" w14:textId="77777777" w:rsidR="002B1B8F" w:rsidRPr="00643E6E" w:rsidRDefault="002B1B8F" w:rsidP="002B1B8F">
                      <w:pPr>
                        <w:rPr>
                          <w:rFonts w:ascii="Times" w:hAnsi="Times"/>
                          <w:b/>
                          <w:bCs/>
                        </w:rPr>
                      </w:pPr>
                      <w:r>
                        <w:rPr>
                          <w:rFonts w:ascii="Times" w:hAnsi="Times"/>
                          <w:b/>
                          <w:bCs/>
                        </w:rPr>
                        <w:t>B</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F83B4DF" wp14:editId="700173EE">
                <wp:simplePos x="0" y="0"/>
                <wp:positionH relativeFrom="column">
                  <wp:posOffset>369327</wp:posOffset>
                </wp:positionH>
                <wp:positionV relativeFrom="paragraph">
                  <wp:posOffset>2663825</wp:posOffset>
                </wp:positionV>
                <wp:extent cx="308472" cy="264405"/>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308472" cy="264405"/>
                        </a:xfrm>
                        <a:prstGeom prst="rect">
                          <a:avLst/>
                        </a:prstGeom>
                        <a:solidFill>
                          <a:schemeClr val="lt1"/>
                        </a:solidFill>
                        <a:ln w="6350">
                          <a:noFill/>
                        </a:ln>
                      </wps:spPr>
                      <wps:txbx>
                        <w:txbxContent>
                          <w:p w14:paraId="28CCC138" w14:textId="77777777" w:rsidR="006E1515" w:rsidRPr="00643E6E" w:rsidRDefault="006E1515" w:rsidP="006E1515">
                            <w:pPr>
                              <w:rPr>
                                <w:rFonts w:ascii="Times" w:hAnsi="Times"/>
                                <w:b/>
                                <w:bCs/>
                              </w:rPr>
                            </w:pPr>
                            <w:r>
                              <w:rPr>
                                <w:rFonts w:ascii="Times" w:hAnsi="Times"/>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3B4DF" id="Text Box 14" o:spid="_x0000_s1027" type="#_x0000_t202" style="position:absolute;left:0;text-align:left;margin-left:29.1pt;margin-top:209.75pt;width:24.3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" fillcolor="white [3201]" stroked="f" strokeweight=".5pt">
                <v:textbox>
                  <w:txbxContent>
                    <w:p w14:paraId="28CCC138" w14:textId="77777777" w:rsidR="006E1515" w:rsidRPr="00643E6E" w:rsidRDefault="006E1515" w:rsidP="006E1515">
                      <w:pPr>
                        <w:rPr>
                          <w:rFonts w:ascii="Times" w:hAnsi="Times"/>
                          <w:b/>
                          <w:bCs/>
                        </w:rPr>
                      </w:pPr>
                      <w:r>
                        <w:rPr>
                          <w:rFonts w:ascii="Times" w:hAnsi="Times"/>
                          <w:b/>
                          <w:bCs/>
                        </w:rPr>
                        <w:t>C</w:t>
                      </w:r>
                    </w:p>
                  </w:txbxContent>
                </v:textbox>
              </v:shape>
            </w:pict>
          </mc:Fallback>
        </mc:AlternateContent>
      </w:r>
      <w:r w:rsidR="006E1515">
        <w:rPr>
          <w:b/>
          <w:bCs/>
          <w:noProof/>
        </w:rPr>
        <mc:AlternateContent>
          <mc:Choice Requires="wps">
            <w:drawing>
              <wp:anchor distT="0" distB="0" distL="114300" distR="114300" simplePos="0" relativeHeight="251659264" behindDoc="0" locked="0" layoutInCell="1" allowOverlap="1" wp14:anchorId="5A469457" wp14:editId="773AE45C">
                <wp:simplePos x="0" y="0"/>
                <wp:positionH relativeFrom="column">
                  <wp:posOffset>349871</wp:posOffset>
                </wp:positionH>
                <wp:positionV relativeFrom="paragraph">
                  <wp:posOffset>102235</wp:posOffset>
                </wp:positionV>
                <wp:extent cx="308472" cy="26440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08472" cy="264405"/>
                        </a:xfrm>
                        <a:prstGeom prst="rect">
                          <a:avLst/>
                        </a:prstGeom>
                        <a:solidFill>
                          <a:schemeClr val="lt1"/>
                        </a:solidFill>
                        <a:ln w="6350">
                          <a:noFill/>
                        </a:ln>
                      </wps:spPr>
                      <wps:txbx>
                        <w:txbxContent>
                          <w:p w14:paraId="2A34FFA1" w14:textId="77777777" w:rsidR="0075798B" w:rsidRPr="00643E6E" w:rsidRDefault="0075798B" w:rsidP="0075798B">
                            <w:pPr>
                              <w:rPr>
                                <w:rFonts w:ascii="Times" w:hAnsi="Times"/>
                                <w:b/>
                                <w:bCs/>
                              </w:rPr>
                            </w:pPr>
                            <w:r w:rsidRPr="00643E6E">
                              <w:rPr>
                                <w:rFonts w:ascii="Times" w:hAnsi="Times"/>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69457" id="Text Box 12" o:spid="_x0000_s1028" type="#_x0000_t202" style="position:absolute;left:0;text-align:left;margin-left:27.55pt;margin-top:8.05pt;width:24.3pt;height: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" fillcolor="white [3201]" stroked="f" strokeweight=".5pt">
                <v:textbox>
                  <w:txbxContent>
                    <w:p w14:paraId="2A34FFA1" w14:textId="77777777" w:rsidR="0075798B" w:rsidRPr="00643E6E" w:rsidRDefault="0075798B" w:rsidP="0075798B">
                      <w:pPr>
                        <w:rPr>
                          <w:rFonts w:ascii="Times" w:hAnsi="Times"/>
                          <w:b/>
                          <w:bCs/>
                        </w:rPr>
                      </w:pPr>
                      <w:r w:rsidRPr="00643E6E">
                        <w:rPr>
                          <w:rFonts w:ascii="Times" w:hAnsi="Times"/>
                          <w:b/>
                          <w:bCs/>
                        </w:rPr>
                        <w:t>A</w:t>
                      </w:r>
                    </w:p>
                  </w:txbxContent>
                </v:textbox>
              </v:shape>
            </w:pict>
          </mc:Fallback>
        </mc:AlternateContent>
      </w:r>
      <w:r w:rsidR="006711BF">
        <w:rPr>
          <w:b/>
          <w:bCs/>
          <w:noProof/>
        </w:rPr>
        <w:drawing>
          <wp:inline distT="0" distB="0" distL="0" distR="0" wp14:anchorId="4D7D0047" wp14:editId="4F807EAE">
            <wp:extent cx="5398265" cy="5132966"/>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1421" cy="5202527"/>
                    </a:xfrm>
                    <a:prstGeom prst="rect">
                      <a:avLst/>
                    </a:prstGeom>
                  </pic:spPr>
                </pic:pic>
              </a:graphicData>
            </a:graphic>
          </wp:inline>
        </w:drawing>
      </w:r>
    </w:p>
    <w:p w14:paraId="71F4CB2C" w14:textId="73A66DFE" w:rsidR="00884CD2" w:rsidRPr="00643E6E" w:rsidRDefault="00884CD2" w:rsidP="00884CD2">
      <w:pPr>
        <w:rPr>
          <w:sz w:val="20"/>
          <w:szCs w:val="20"/>
        </w:rPr>
      </w:pPr>
      <w:r w:rsidRPr="00643E6E">
        <w:rPr>
          <w:b/>
          <w:bCs/>
          <w:sz w:val="20"/>
          <w:szCs w:val="20"/>
        </w:rPr>
        <w:t>Figure 2</w:t>
      </w:r>
      <w:r>
        <w:rPr>
          <w:b/>
          <w:bCs/>
          <w:sz w:val="20"/>
          <w:szCs w:val="20"/>
        </w:rPr>
        <w:t>a-c</w:t>
      </w:r>
      <w:r w:rsidRPr="00643E6E">
        <w:rPr>
          <w:b/>
          <w:bCs/>
          <w:sz w:val="20"/>
          <w:szCs w:val="20"/>
        </w:rPr>
        <w:t xml:space="preserve">. </w:t>
      </w:r>
      <w:r w:rsidRPr="00643E6E">
        <w:rPr>
          <w:sz w:val="20"/>
          <w:szCs w:val="20"/>
        </w:rPr>
        <w:t>Assumed relationship between each parameter and R</w:t>
      </w:r>
      <w:r w:rsidRPr="00643E6E">
        <w:rPr>
          <w:sz w:val="20"/>
          <w:szCs w:val="20"/>
          <w:vertAlign w:val="subscript"/>
        </w:rPr>
        <w:t>0</w:t>
      </w:r>
      <w:r w:rsidRPr="00643E6E">
        <w:rPr>
          <w:sz w:val="20"/>
          <w:szCs w:val="20"/>
        </w:rPr>
        <w:t>.</w:t>
      </w:r>
    </w:p>
    <w:p w14:paraId="784108A0" w14:textId="06F963C9" w:rsidR="00884CD2" w:rsidRDefault="00884CD2" w:rsidP="00895131">
      <w:pPr>
        <w:rPr>
          <w:iCs/>
        </w:rPr>
      </w:pPr>
    </w:p>
    <w:p w14:paraId="2875C560" w14:textId="48CA5716" w:rsidR="00F9471E" w:rsidRDefault="00F9471E" w:rsidP="00895131">
      <w:pPr>
        <w:rPr>
          <w:iCs/>
        </w:rPr>
      </w:pPr>
      <w:r>
        <w:rPr>
          <w:iCs/>
        </w:rPr>
        <w:lastRenderedPageBreak/>
        <w:t>Covariation was simulated by drawing trait values from a multi-variate log-normal distribution</w:t>
      </w:r>
      <w:r w:rsidR="001C13AB">
        <w:rPr>
          <w:iCs/>
        </w:rPr>
        <w:t>. No correlation, positive correlation and negative correlations were tested all with a moderate, 0.5, correlation strength</w:t>
      </w:r>
      <w:r w:rsidR="00B25ED0">
        <w:rPr>
          <w:iCs/>
        </w:rPr>
        <w:t xml:space="preserve">. </w:t>
      </w:r>
    </w:p>
    <w:p w14:paraId="073047B0" w14:textId="7664FC6F" w:rsidR="00FB41CE" w:rsidRDefault="00FB41CE" w:rsidP="00895131">
      <w:pPr>
        <w:rPr>
          <w:b/>
          <w:bCs/>
          <w:iCs/>
        </w:rPr>
      </w:pPr>
    </w:p>
    <w:p w14:paraId="1C084985" w14:textId="52D69F6F" w:rsidR="00466BC1" w:rsidRDefault="00931BFB" w:rsidP="00895131">
      <w:pPr>
        <w:rPr>
          <w:iCs/>
        </w:rPr>
      </w:pPr>
      <w:r>
        <w:rPr>
          <w:iCs/>
        </w:rPr>
        <w:t>We ran</w:t>
      </w:r>
      <w:r w:rsidR="00DD3C84">
        <w:rPr>
          <w:iCs/>
        </w:rPr>
        <w:t xml:space="preserve"> our</w:t>
      </w:r>
      <w:r>
        <w:rPr>
          <w:iCs/>
        </w:rPr>
        <w:t xml:space="preserve"> GEM SIR model allowing for variation in one parameter</w:t>
      </w:r>
      <w:r w:rsidR="00EE15BB">
        <w:rPr>
          <w:iCs/>
        </w:rPr>
        <w:t xml:space="preserve"> 20 times and compared the mean </w:t>
      </w:r>
      <w:r w:rsidR="004C1551">
        <w:rPr>
          <w:iCs/>
        </w:rPr>
        <w:t xml:space="preserve">equilibrium number of susceptible individuals of all runs </w:t>
      </w:r>
      <w:r w:rsidR="00EE15BB">
        <w:rPr>
          <w:iCs/>
        </w:rPr>
        <w:t>to the</w:t>
      </w:r>
      <w:r w:rsidR="004D6B46">
        <w:rPr>
          <w:iCs/>
        </w:rPr>
        <w:t xml:space="preserve"> </w:t>
      </w:r>
      <w:r w:rsidR="004C1551">
        <w:rPr>
          <w:iCs/>
        </w:rPr>
        <w:t>equilibrium number of susceptibles</w:t>
      </w:r>
      <w:r w:rsidR="0080075E">
        <w:rPr>
          <w:iCs/>
        </w:rPr>
        <w:t xml:space="preserve"> </w:t>
      </w:r>
      <w:r w:rsidR="004D6B46">
        <w:rPr>
          <w:iCs/>
        </w:rPr>
        <w:t xml:space="preserve">in a deterministic model. </w:t>
      </w:r>
      <w:r w:rsidR="007C258E">
        <w:rPr>
          <w:iCs/>
        </w:rPr>
        <w:t>Allowing</w:t>
      </w:r>
      <w:r w:rsidR="00CA3169">
        <w:rPr>
          <w:iCs/>
        </w:rPr>
        <w:t xml:space="preserve"> for variation in contact rates </w:t>
      </w:r>
      <w:r w:rsidR="007C258E">
        <w:rPr>
          <w:iCs/>
        </w:rPr>
        <w:t>did</w:t>
      </w:r>
      <w:r w:rsidR="00CA3169">
        <w:rPr>
          <w:iCs/>
        </w:rPr>
        <w:t xml:space="preserve"> not change the </w:t>
      </w:r>
      <w:r w:rsidR="00595DC8">
        <w:rPr>
          <w:iCs/>
        </w:rPr>
        <w:t>equilibrium number of susceptibles</w:t>
      </w:r>
      <w:r w:rsidR="00CA3169">
        <w:rPr>
          <w:iCs/>
        </w:rPr>
        <w:t xml:space="preserve">, while variation in shedding </w:t>
      </w:r>
      <w:r w:rsidR="007C258E">
        <w:rPr>
          <w:iCs/>
        </w:rPr>
        <w:t>caused</w:t>
      </w:r>
      <w:r w:rsidR="00595DC8">
        <w:rPr>
          <w:iCs/>
        </w:rPr>
        <w:t xml:space="preserve"> a higher equilibrium</w:t>
      </w:r>
      <w:r w:rsidR="00F27C2A">
        <w:rPr>
          <w:iCs/>
        </w:rPr>
        <w:t xml:space="preserve"> and variation in virulence and recovery </w:t>
      </w:r>
      <w:r w:rsidR="007C258E">
        <w:rPr>
          <w:iCs/>
        </w:rPr>
        <w:t>had</w:t>
      </w:r>
      <w:r w:rsidR="00595DC8">
        <w:rPr>
          <w:iCs/>
        </w:rPr>
        <w:t xml:space="preserve"> lower equilibriums</w:t>
      </w:r>
      <w:r w:rsidR="00F27C2A">
        <w:rPr>
          <w:iCs/>
        </w:rPr>
        <w:t>.</w:t>
      </w:r>
      <w:r w:rsidR="007C258E">
        <w:rPr>
          <w:iCs/>
        </w:rPr>
        <w:t xml:space="preserve"> </w:t>
      </w:r>
      <w:r w:rsidR="00940D03">
        <w:rPr>
          <w:iCs/>
        </w:rPr>
        <w:t>These results are consistent with our expectations</w:t>
      </w:r>
      <w:r w:rsidR="009D7AAC">
        <w:rPr>
          <w:iCs/>
        </w:rPr>
        <w:t xml:space="preserve"> based on how each parameter is assumed to be related to R</w:t>
      </w:r>
      <w:r w:rsidR="009D7AAC">
        <w:rPr>
          <w:iCs/>
          <w:vertAlign w:val="subscript"/>
        </w:rPr>
        <w:t xml:space="preserve">0 </w:t>
      </w:r>
      <w:r w:rsidR="009D7AAC">
        <w:rPr>
          <w:iCs/>
        </w:rPr>
        <w:t>(fig. 2a-c)</w:t>
      </w:r>
      <w:r w:rsidR="00E43088">
        <w:rPr>
          <w:iCs/>
        </w:rPr>
        <w:t xml:space="preserve"> and confirm that the model runs in the way we intended. </w:t>
      </w:r>
    </w:p>
    <w:p w14:paraId="0EAF5066" w14:textId="77777777" w:rsidR="00820A0C" w:rsidRDefault="00820A0C" w:rsidP="00895131">
      <w:pPr>
        <w:rPr>
          <w:iCs/>
        </w:rPr>
      </w:pPr>
    </w:p>
    <w:p w14:paraId="6834CA2E" w14:textId="55BCF5EC" w:rsidR="00466BC1" w:rsidRDefault="007E07E5" w:rsidP="00895131">
      <w:pPr>
        <w:rPr>
          <w:b/>
          <w:bCs/>
          <w:iCs/>
        </w:rPr>
      </w:pPr>
      <w:r w:rsidRPr="007E07E5">
        <w:rPr>
          <w:b/>
          <w:bCs/>
          <w:iCs/>
        </w:rPr>
        <w:t>Model Analys</w:t>
      </w:r>
      <w:r w:rsidR="00123632">
        <w:rPr>
          <w:b/>
          <w:bCs/>
          <w:iCs/>
        </w:rPr>
        <w:t>es</w:t>
      </w:r>
    </w:p>
    <w:p w14:paraId="7DE60AED" w14:textId="1E8B3D37" w:rsidR="004134C8" w:rsidRDefault="007E07E5" w:rsidP="00895131">
      <w:pPr>
        <w:rPr>
          <w:iCs/>
        </w:rPr>
      </w:pPr>
      <w:r>
        <w:rPr>
          <w:iCs/>
        </w:rPr>
        <w:t xml:space="preserve">We ran </w:t>
      </w:r>
      <w:r w:rsidR="00A14EDC">
        <w:rPr>
          <w:iCs/>
        </w:rPr>
        <w:t xml:space="preserve">our model with all possible </w:t>
      </w:r>
      <w:r w:rsidR="00F93B38">
        <w:rPr>
          <w:iCs/>
        </w:rPr>
        <w:t>parameter combinations</w:t>
      </w:r>
      <w:r w:rsidR="001F0967">
        <w:rPr>
          <w:iCs/>
        </w:rPr>
        <w:t xml:space="preserve"> </w:t>
      </w:r>
      <w:r w:rsidR="00F345DA">
        <w:rPr>
          <w:iCs/>
        </w:rPr>
        <w:t xml:space="preserve">while allowing for covariation between two parameters </w:t>
      </w:r>
      <w:r w:rsidR="001F0967">
        <w:rPr>
          <w:iCs/>
        </w:rPr>
        <w:t xml:space="preserve">and </w:t>
      </w:r>
      <w:r w:rsidR="00F93B38">
        <w:rPr>
          <w:iCs/>
        </w:rPr>
        <w:t>all directions of covariation</w:t>
      </w:r>
      <w:r w:rsidR="001F0967">
        <w:rPr>
          <w:iCs/>
        </w:rPr>
        <w:t xml:space="preserve"> (none, positive, and negative)</w:t>
      </w:r>
      <w:r w:rsidR="00B71920">
        <w:rPr>
          <w:iCs/>
        </w:rPr>
        <w:t xml:space="preserve">, resulting in 18 different model </w:t>
      </w:r>
      <w:r w:rsidR="008E2092">
        <w:rPr>
          <w:iCs/>
        </w:rPr>
        <w:t>vari</w:t>
      </w:r>
      <w:r w:rsidR="00F345DA">
        <w:rPr>
          <w:iCs/>
        </w:rPr>
        <w:t>ants</w:t>
      </w:r>
      <w:r w:rsidR="008E2092">
        <w:rPr>
          <w:iCs/>
        </w:rPr>
        <w:t>.</w:t>
      </w:r>
      <w:r w:rsidR="00131D92">
        <w:rPr>
          <w:iCs/>
        </w:rPr>
        <w:t xml:space="preserve"> </w:t>
      </w:r>
      <w:r w:rsidR="00B32CDC">
        <w:rPr>
          <w:iCs/>
        </w:rPr>
        <w:t>The parameter set we used resulted in an R</w:t>
      </w:r>
      <w:r w:rsidR="00B32CDC">
        <w:rPr>
          <w:iCs/>
          <w:vertAlign w:val="subscript"/>
        </w:rPr>
        <w:t>0</w:t>
      </w:r>
      <w:r w:rsidR="00B32CDC">
        <w:rPr>
          <w:iCs/>
        </w:rPr>
        <w:t xml:space="preserve"> of 3.8. </w:t>
      </w:r>
      <w:r w:rsidR="00EC22B6">
        <w:rPr>
          <w:iCs/>
        </w:rPr>
        <w:t xml:space="preserve">We then ran each of those variations with low, medium, and high levels of variation. </w:t>
      </w:r>
      <w:r w:rsidR="008A00CF">
        <w:rPr>
          <w:iCs/>
        </w:rPr>
        <w:t xml:space="preserve">We simulated </w:t>
      </w:r>
      <w:r w:rsidR="00546710">
        <w:rPr>
          <w:iCs/>
        </w:rPr>
        <w:t xml:space="preserve">each </w:t>
      </w:r>
      <w:r w:rsidR="003941B5">
        <w:rPr>
          <w:iCs/>
        </w:rPr>
        <w:t>model variant at each level of variation 50 times</w:t>
      </w:r>
      <w:r w:rsidR="00195EA1">
        <w:rPr>
          <w:iCs/>
        </w:rPr>
        <w:t xml:space="preserve">. </w:t>
      </w:r>
      <w:r w:rsidR="00624B3A">
        <w:rPr>
          <w:iCs/>
        </w:rPr>
        <w:t>Again, w</w:t>
      </w:r>
      <w:r w:rsidR="00195EA1">
        <w:rPr>
          <w:iCs/>
        </w:rPr>
        <w:t xml:space="preserve">e compared the </w:t>
      </w:r>
      <w:r w:rsidR="001C1DA0">
        <w:rPr>
          <w:iCs/>
        </w:rPr>
        <w:t xml:space="preserve">mean epidemic size, or </w:t>
      </w:r>
      <w:r w:rsidR="00195EA1">
        <w:rPr>
          <w:iCs/>
        </w:rPr>
        <w:t>mean equilibrium number of susceptible</w:t>
      </w:r>
      <w:r w:rsidR="00624B3A">
        <w:rPr>
          <w:iCs/>
        </w:rPr>
        <w:t>s</w:t>
      </w:r>
      <w:r w:rsidR="001C1DA0">
        <w:rPr>
          <w:iCs/>
        </w:rPr>
        <w:t xml:space="preserve"> </w:t>
      </w:r>
      <w:r w:rsidR="00195EA1">
        <w:rPr>
          <w:iCs/>
        </w:rPr>
        <w:t>from th</w:t>
      </w:r>
      <w:r w:rsidR="00BD1C87">
        <w:rPr>
          <w:iCs/>
        </w:rPr>
        <w:t>e</w:t>
      </w:r>
      <w:r w:rsidR="00195EA1">
        <w:rPr>
          <w:iCs/>
        </w:rPr>
        <w:t xml:space="preserve"> 50 runs to </w:t>
      </w:r>
      <w:r w:rsidR="001C1DA0">
        <w:rPr>
          <w:iCs/>
        </w:rPr>
        <w:t>epidemic size</w:t>
      </w:r>
      <w:r w:rsidR="00012CED">
        <w:rPr>
          <w:iCs/>
        </w:rPr>
        <w:t xml:space="preserve"> of a deterministic version of the model</w:t>
      </w:r>
      <w:r w:rsidR="00BD1C87">
        <w:rPr>
          <w:iCs/>
        </w:rPr>
        <w:t xml:space="preserve">. </w:t>
      </w:r>
      <w:r w:rsidR="00101018">
        <w:rPr>
          <w:iCs/>
        </w:rPr>
        <w:t xml:space="preserve">Due to the </w:t>
      </w:r>
      <w:r w:rsidR="000622B8">
        <w:rPr>
          <w:iCs/>
        </w:rPr>
        <w:t xml:space="preserve">nature of GEMs, </w:t>
      </w:r>
      <w:r w:rsidR="00431729">
        <w:rPr>
          <w:iCs/>
        </w:rPr>
        <w:t>our model output the trait of each individual and the</w:t>
      </w:r>
      <w:r w:rsidR="00962E16">
        <w:rPr>
          <w:iCs/>
        </w:rPr>
        <w:t xml:space="preserve"> number of </w:t>
      </w:r>
      <w:r w:rsidR="00245B27">
        <w:rPr>
          <w:iCs/>
        </w:rPr>
        <w:t>secondary infection</w:t>
      </w:r>
      <w:r w:rsidR="00962E16">
        <w:rPr>
          <w:iCs/>
        </w:rPr>
        <w:t>s</w:t>
      </w:r>
      <w:r w:rsidR="00245B27">
        <w:rPr>
          <w:iCs/>
        </w:rPr>
        <w:t xml:space="preserve">. With these values </w:t>
      </w:r>
      <w:r w:rsidR="005252BF">
        <w:rPr>
          <w:iCs/>
        </w:rPr>
        <w:t xml:space="preserve">we </w:t>
      </w:r>
      <w:r w:rsidR="00211D9A">
        <w:rPr>
          <w:iCs/>
        </w:rPr>
        <w:t xml:space="preserve">looked at the distribution of </w:t>
      </w:r>
      <w:r w:rsidR="00AE1FFA">
        <w:rPr>
          <w:iCs/>
        </w:rPr>
        <w:t xml:space="preserve">each individuals’ </w:t>
      </w:r>
      <w:r w:rsidR="00211D9A">
        <w:rPr>
          <w:iCs/>
        </w:rPr>
        <w:t>trait</w:t>
      </w:r>
      <w:r w:rsidR="00AE1FFA">
        <w:rPr>
          <w:iCs/>
        </w:rPr>
        <w:t xml:space="preserve"> values</w:t>
      </w:r>
      <w:r w:rsidR="008F35D6">
        <w:rPr>
          <w:iCs/>
        </w:rPr>
        <w:t xml:space="preserve">, </w:t>
      </w:r>
      <w:r w:rsidR="00AE1FFA">
        <w:rPr>
          <w:iCs/>
        </w:rPr>
        <w:t xml:space="preserve">number of </w:t>
      </w:r>
      <w:r w:rsidR="008F35D6">
        <w:rPr>
          <w:iCs/>
        </w:rPr>
        <w:t xml:space="preserve">secondary infections, and </w:t>
      </w:r>
      <w:r w:rsidR="00AE1FFA">
        <w:rPr>
          <w:iCs/>
        </w:rPr>
        <w:t>individual R</w:t>
      </w:r>
      <w:r w:rsidR="00AE1FFA">
        <w:rPr>
          <w:iCs/>
          <w:vertAlign w:val="subscript"/>
        </w:rPr>
        <w:t>0</w:t>
      </w:r>
      <w:r w:rsidR="00AE1FFA">
        <w:rPr>
          <w:iCs/>
        </w:rPr>
        <w:t xml:space="preserve">. </w:t>
      </w:r>
      <w:r w:rsidR="00BF12D0">
        <w:rPr>
          <w:iCs/>
        </w:rPr>
        <w:t xml:space="preserve">We also calculated the proportion of individuals that had zero secondary infections. </w:t>
      </w:r>
    </w:p>
    <w:p w14:paraId="7A7411E3" w14:textId="70242CB1" w:rsidR="001A130F" w:rsidRDefault="001A130F" w:rsidP="00895131">
      <w:pPr>
        <w:rPr>
          <w:iCs/>
        </w:rPr>
      </w:pPr>
    </w:p>
    <w:p w14:paraId="36D38101" w14:textId="717DDC9C" w:rsidR="007B3CC0" w:rsidRDefault="007B3CC0" w:rsidP="00895131">
      <w:pPr>
        <w:rPr>
          <w:iCs/>
        </w:rPr>
      </w:pPr>
      <w:r>
        <w:rPr>
          <w:iCs/>
        </w:rPr>
        <w:t xml:space="preserve">We </w:t>
      </w:r>
      <w:r w:rsidR="007A16F3">
        <w:rPr>
          <w:iCs/>
        </w:rPr>
        <w:t xml:space="preserve">looked at variation </w:t>
      </w:r>
      <w:r w:rsidR="008937DB">
        <w:rPr>
          <w:iCs/>
        </w:rPr>
        <w:t>within</w:t>
      </w:r>
      <w:r w:rsidR="007A16F3">
        <w:rPr>
          <w:iCs/>
        </w:rPr>
        <w:t xml:space="preserve"> </w:t>
      </w:r>
      <w:r w:rsidR="00026760">
        <w:rPr>
          <w:iCs/>
        </w:rPr>
        <w:t xml:space="preserve">the 50 </w:t>
      </w:r>
      <w:r w:rsidR="007A16F3">
        <w:rPr>
          <w:iCs/>
        </w:rPr>
        <w:t xml:space="preserve">stochastic simulations of each model variant as well. We calculated </w:t>
      </w:r>
      <w:r w:rsidR="00BB5B76">
        <w:rPr>
          <w:iCs/>
        </w:rPr>
        <w:t xml:space="preserve">the ending number of susceptibles, </w:t>
      </w:r>
      <w:r w:rsidR="006162C9">
        <w:rPr>
          <w:iCs/>
        </w:rPr>
        <w:t xml:space="preserve">mean and median secondary infection rates, and the fraction of zero secondary infections for each stochastic run. </w:t>
      </w:r>
      <w:r w:rsidR="006A169F">
        <w:rPr>
          <w:iCs/>
        </w:rPr>
        <w:t xml:space="preserve">(I actually haven’t done this yet, but I was thinking that if you wanted to put in the analytical </w:t>
      </w:r>
      <w:proofErr w:type="gramStart"/>
      <w:r w:rsidR="006A169F">
        <w:rPr>
          <w:iCs/>
        </w:rPr>
        <w:t>part</w:t>
      </w:r>
      <w:proofErr w:type="gramEnd"/>
      <w:r w:rsidR="006A169F">
        <w:rPr>
          <w:iCs/>
        </w:rPr>
        <w:t xml:space="preserve"> it would probably kick out this extra. Or I suppose it could be more just for the discussion and not a formal result??)</w:t>
      </w:r>
    </w:p>
    <w:p w14:paraId="23AF1080" w14:textId="0E18B1C1" w:rsidR="00302FE0" w:rsidRDefault="00302FE0" w:rsidP="00895131">
      <w:pPr>
        <w:rPr>
          <w:iCs/>
        </w:rPr>
      </w:pPr>
    </w:p>
    <w:p w14:paraId="552CC9C9" w14:textId="70B1D004" w:rsidR="00302FE0" w:rsidRDefault="00302FE0" w:rsidP="00895131">
      <w:pPr>
        <w:rPr>
          <w:b/>
          <w:bCs/>
          <w:iCs/>
          <w:u w:val="single"/>
        </w:rPr>
      </w:pPr>
      <w:r w:rsidRPr="00302FE0">
        <w:rPr>
          <w:b/>
          <w:bCs/>
          <w:iCs/>
          <w:u w:val="single"/>
        </w:rPr>
        <w:t>Results</w:t>
      </w:r>
    </w:p>
    <w:p w14:paraId="708617E5" w14:textId="77777777" w:rsidR="00582044" w:rsidRDefault="00582044" w:rsidP="00895131">
      <w:pPr>
        <w:rPr>
          <w:b/>
          <w:bCs/>
          <w:iCs/>
          <w:u w:val="single"/>
        </w:rPr>
      </w:pPr>
    </w:p>
    <w:p w14:paraId="46637A59" w14:textId="0A243380" w:rsidR="00582044" w:rsidRDefault="00961239" w:rsidP="00582044">
      <w:pPr>
        <w:rPr>
          <w:b/>
          <w:bCs/>
          <w:iCs/>
        </w:rPr>
      </w:pPr>
      <w:r>
        <w:rPr>
          <w:b/>
          <w:bCs/>
          <w:iCs/>
        </w:rPr>
        <w:t>Effects on Epidemic Size</w:t>
      </w:r>
    </w:p>
    <w:p w14:paraId="7159889D" w14:textId="2C2E43EF" w:rsidR="00582044" w:rsidRDefault="00582044" w:rsidP="00582044">
      <w:pPr>
        <w:rPr>
          <w:b/>
          <w:bCs/>
          <w:iCs/>
        </w:rPr>
      </w:pPr>
      <w:r>
        <w:rPr>
          <w:b/>
          <w:bCs/>
          <w:iCs/>
        </w:rPr>
        <w:t>Contact Rate and Shedding Rate</w:t>
      </w:r>
    </w:p>
    <w:p w14:paraId="23D6C4F5" w14:textId="77777777" w:rsidR="00052024" w:rsidRPr="00D77724" w:rsidRDefault="00052024" w:rsidP="00582044">
      <w:pPr>
        <w:rPr>
          <w:b/>
          <w:bCs/>
          <w:iCs/>
        </w:rPr>
      </w:pPr>
    </w:p>
    <w:p w14:paraId="12DAD88A" w14:textId="5B7AB305" w:rsidR="00582044" w:rsidRDefault="00582044" w:rsidP="00582044">
      <w:pPr>
        <w:rPr>
          <w:iCs/>
        </w:rPr>
      </w:pPr>
      <w:r>
        <w:rPr>
          <w:iCs/>
        </w:rPr>
        <w:t>When contact rate and shedding vary at low levels, there is no effect on epidemic size as it remains the same as the deterministic model. With moderate variation, we see a smaller epidemic if these parameters covary negatively and larger epidemic if they covary positively. With large amounts of variation in trait values, we see high rates of extinction in all directions of covariation. There were the most extinctions when the parameters negatively covaried; no simulations made it to our designated maximum time. After running a linear model with the trait values of the negative covariation model and epidemic duration, we found a strong positive relationship between maximum shedding rates and epidemic duration, but not between maximum contact rates and epidemic duration.</w:t>
      </w:r>
    </w:p>
    <w:p w14:paraId="197BF680" w14:textId="77777777" w:rsidR="00582044" w:rsidRDefault="00582044" w:rsidP="00895131">
      <w:pPr>
        <w:rPr>
          <w:b/>
          <w:bCs/>
          <w:iCs/>
          <w:u w:val="single"/>
        </w:rPr>
      </w:pPr>
    </w:p>
    <w:p w14:paraId="19F08E86" w14:textId="083F77A1" w:rsidR="005F14BC" w:rsidRPr="005F14BC" w:rsidRDefault="00A911BC" w:rsidP="00895131">
      <w:pPr>
        <w:rPr>
          <w:b/>
          <w:bCs/>
          <w:iCs/>
        </w:rPr>
      </w:pPr>
      <w:r>
        <w:rPr>
          <w:b/>
          <w:bCs/>
          <w:iCs/>
          <w:noProof/>
        </w:rPr>
        <w:lastRenderedPageBreak/>
        <w:drawing>
          <wp:inline distT="0" distB="0" distL="0" distR="0" wp14:anchorId="05DD1616" wp14:editId="21987D0B">
            <wp:extent cx="5943600" cy="2038350"/>
            <wp:effectExtent l="0" t="0" r="0" b="635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7462715C" w14:textId="41740136" w:rsidR="00FB41CE" w:rsidRDefault="00A911BC" w:rsidP="00895131">
      <w:pPr>
        <w:rPr>
          <w:iCs/>
          <w:sz w:val="20"/>
          <w:szCs w:val="20"/>
        </w:rPr>
      </w:pPr>
      <w:r>
        <w:rPr>
          <w:iCs/>
          <w:sz w:val="20"/>
          <w:szCs w:val="20"/>
        </w:rPr>
        <w:t>(</w:t>
      </w:r>
      <w:r w:rsidR="00B82880">
        <w:rPr>
          <w:iCs/>
          <w:sz w:val="20"/>
          <w:szCs w:val="20"/>
        </w:rPr>
        <w:t>I think we n</w:t>
      </w:r>
      <w:r>
        <w:rPr>
          <w:iCs/>
          <w:sz w:val="20"/>
          <w:szCs w:val="20"/>
        </w:rPr>
        <w:t xml:space="preserve">eed to remake these graphs </w:t>
      </w:r>
      <w:r w:rsidR="00B82880">
        <w:rPr>
          <w:iCs/>
          <w:sz w:val="20"/>
          <w:szCs w:val="20"/>
        </w:rPr>
        <w:t xml:space="preserve">with </w:t>
      </w:r>
      <w:proofErr w:type="spellStart"/>
      <w:proofErr w:type="gramStart"/>
      <w:r w:rsidR="00B82880">
        <w:rPr>
          <w:iCs/>
          <w:sz w:val="20"/>
          <w:szCs w:val="20"/>
        </w:rPr>
        <w:t>ggplot</w:t>
      </w:r>
      <w:proofErr w:type="spellEnd"/>
      <w:proofErr w:type="gramEnd"/>
      <w:r w:rsidR="00B82880">
        <w:rPr>
          <w:iCs/>
          <w:sz w:val="20"/>
          <w:szCs w:val="20"/>
        </w:rPr>
        <w:t xml:space="preserve"> so they match the other plots (?) </w:t>
      </w:r>
      <w:r>
        <w:rPr>
          <w:iCs/>
          <w:sz w:val="20"/>
          <w:szCs w:val="20"/>
        </w:rPr>
        <w:t>but including them just for reference now)</w:t>
      </w:r>
    </w:p>
    <w:p w14:paraId="1EC7968C" w14:textId="6955F692" w:rsidR="00A911BC" w:rsidRDefault="00A911BC" w:rsidP="00895131">
      <w:pPr>
        <w:rPr>
          <w:iCs/>
          <w:sz w:val="20"/>
          <w:szCs w:val="20"/>
        </w:rPr>
      </w:pPr>
    </w:p>
    <w:p w14:paraId="36C68B4A" w14:textId="79DA57E4" w:rsidR="008A1E4B" w:rsidRDefault="008A1E4B" w:rsidP="00895131">
      <w:pPr>
        <w:rPr>
          <w:iCs/>
        </w:rPr>
      </w:pPr>
    </w:p>
    <w:p w14:paraId="486AC701" w14:textId="5F054726" w:rsidR="008A1E4B" w:rsidRDefault="00F63AFF" w:rsidP="00895131">
      <w:pPr>
        <w:rPr>
          <w:b/>
          <w:bCs/>
          <w:iCs/>
        </w:rPr>
      </w:pPr>
      <w:r>
        <w:rPr>
          <w:b/>
          <w:bCs/>
          <w:iCs/>
        </w:rPr>
        <w:t xml:space="preserve">Contact Rate and </w:t>
      </w:r>
      <w:r w:rsidR="00925299">
        <w:rPr>
          <w:b/>
          <w:bCs/>
          <w:iCs/>
        </w:rPr>
        <w:t>Virulence/Recovery</w:t>
      </w:r>
    </w:p>
    <w:p w14:paraId="68876567" w14:textId="77777777" w:rsidR="00943AAE" w:rsidRDefault="00943AAE" w:rsidP="00895131">
      <w:pPr>
        <w:rPr>
          <w:b/>
          <w:bCs/>
          <w:iCs/>
        </w:rPr>
      </w:pPr>
    </w:p>
    <w:p w14:paraId="2C43E3C8" w14:textId="5EE5E721" w:rsidR="00653006" w:rsidRDefault="000F7E54" w:rsidP="00895131">
      <w:pPr>
        <w:rPr>
          <w:b/>
          <w:bCs/>
          <w:iCs/>
        </w:rPr>
      </w:pPr>
      <w:r>
        <w:rPr>
          <w:b/>
          <w:bCs/>
          <w:iCs/>
          <w:noProof/>
        </w:rPr>
        <w:drawing>
          <wp:inline distT="0" distB="0" distL="0" distR="0" wp14:anchorId="34E0D420" wp14:editId="53269F6A">
            <wp:extent cx="5943600" cy="3867150"/>
            <wp:effectExtent l="0" t="0" r="0" b="635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907A613" w14:textId="77777777" w:rsidR="00F63AFF" w:rsidRPr="00F63AFF" w:rsidRDefault="00F63AFF" w:rsidP="00895131">
      <w:pPr>
        <w:rPr>
          <w:iCs/>
        </w:rPr>
      </w:pPr>
    </w:p>
    <w:p w14:paraId="7FF50DCB" w14:textId="771F2C5D" w:rsidR="00367BC9" w:rsidRDefault="00367BC9" w:rsidP="00895131">
      <w:pPr>
        <w:rPr>
          <w:iCs/>
        </w:rPr>
      </w:pPr>
    </w:p>
    <w:p w14:paraId="01F5E34D" w14:textId="72B65D68" w:rsidR="00367BC9" w:rsidRDefault="00925299" w:rsidP="00895131">
      <w:pPr>
        <w:rPr>
          <w:iCs/>
        </w:rPr>
      </w:pPr>
      <w:r>
        <w:rPr>
          <w:iCs/>
        </w:rPr>
        <w:t xml:space="preserve">We see the same results when contact rates covary with virulence and recovery. </w:t>
      </w:r>
      <w:r w:rsidR="00467C4F">
        <w:rPr>
          <w:iCs/>
        </w:rPr>
        <w:t xml:space="preserve">When there is no covariation but both traits are allowed to vary, epidemic size is the same as the deterministic model. When contact rates covary negatively with virulence or recovery, however, </w:t>
      </w:r>
      <w:r w:rsidR="00EB5A75">
        <w:rPr>
          <w:iCs/>
        </w:rPr>
        <w:t xml:space="preserve">the epidemic gets progressively larger with increasing amounts of variation. When there is positive </w:t>
      </w:r>
      <w:proofErr w:type="gramStart"/>
      <w:r w:rsidR="00EB5A75">
        <w:rPr>
          <w:iCs/>
        </w:rPr>
        <w:t>covariation</w:t>
      </w:r>
      <w:proofErr w:type="gramEnd"/>
      <w:r w:rsidR="00216385">
        <w:rPr>
          <w:iCs/>
        </w:rPr>
        <w:t xml:space="preserve"> </w:t>
      </w:r>
      <w:r w:rsidR="00216385">
        <w:rPr>
          <w:iCs/>
        </w:rPr>
        <w:lastRenderedPageBreak/>
        <w:t xml:space="preserve">this pattern is not as systematic; large amounts of variation </w:t>
      </w:r>
      <w:r w:rsidR="00C11D7E">
        <w:rPr>
          <w:iCs/>
        </w:rPr>
        <w:t xml:space="preserve">caused a marginally larger epidemic and moderate amounts of variation lead to an even smaller increase in epidemic size. </w:t>
      </w:r>
    </w:p>
    <w:p w14:paraId="592A6161" w14:textId="49E6B728" w:rsidR="00C11D7E" w:rsidRDefault="00C11D7E" w:rsidP="00895131">
      <w:pPr>
        <w:rPr>
          <w:iCs/>
        </w:rPr>
      </w:pPr>
    </w:p>
    <w:p w14:paraId="330D491B" w14:textId="247C1221" w:rsidR="00C11D7E" w:rsidRDefault="000D74C3" w:rsidP="00895131">
      <w:pPr>
        <w:rPr>
          <w:b/>
          <w:bCs/>
          <w:iCs/>
        </w:rPr>
      </w:pPr>
      <w:r>
        <w:rPr>
          <w:b/>
          <w:bCs/>
          <w:iCs/>
        </w:rPr>
        <w:t>Shedding Rate and Virulence/Recovery</w:t>
      </w:r>
    </w:p>
    <w:p w14:paraId="46D04007" w14:textId="1CA6C3F5" w:rsidR="00BC0241" w:rsidRDefault="00BC0241" w:rsidP="00895131">
      <w:pPr>
        <w:rPr>
          <w:b/>
          <w:bCs/>
          <w:iCs/>
        </w:rPr>
      </w:pPr>
      <w:r>
        <w:rPr>
          <w:b/>
          <w:bCs/>
          <w:iCs/>
          <w:noProof/>
        </w:rPr>
        <w:drawing>
          <wp:inline distT="0" distB="0" distL="0" distR="0" wp14:anchorId="27BA5A2C" wp14:editId="2C7842C8">
            <wp:extent cx="5943600" cy="3834765"/>
            <wp:effectExtent l="0" t="0" r="0" b="63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44B8448D" w14:textId="77777777" w:rsidR="00BC0241" w:rsidRDefault="00BC0241" w:rsidP="00895131">
      <w:pPr>
        <w:rPr>
          <w:b/>
          <w:bCs/>
          <w:iCs/>
        </w:rPr>
      </w:pPr>
    </w:p>
    <w:p w14:paraId="5F5AB2DE" w14:textId="571B2CBE" w:rsidR="000D74C3" w:rsidRDefault="000D74C3" w:rsidP="00895131">
      <w:pPr>
        <w:rPr>
          <w:iCs/>
        </w:rPr>
      </w:pPr>
      <w:r>
        <w:rPr>
          <w:iCs/>
        </w:rPr>
        <w:t xml:space="preserve">Again, the results of covariation between shedding rate and virulence are the same as covariation between shedding rate and recovery. </w:t>
      </w:r>
      <w:r w:rsidR="00863D9B">
        <w:rPr>
          <w:iCs/>
        </w:rPr>
        <w:t xml:space="preserve">With no covariation, only large amounts of variation </w:t>
      </w:r>
      <w:r w:rsidR="00C51E44">
        <w:rPr>
          <w:iCs/>
        </w:rPr>
        <w:t>influence</w:t>
      </w:r>
      <w:r w:rsidR="00863D9B">
        <w:rPr>
          <w:iCs/>
        </w:rPr>
        <w:t xml:space="preserve"> epidemic size</w:t>
      </w:r>
      <w:r w:rsidR="00C51E44">
        <w:rPr>
          <w:iCs/>
        </w:rPr>
        <w:t>, making it smaller. With negative covariation</w:t>
      </w:r>
      <w:r w:rsidR="001E6258">
        <w:rPr>
          <w:iCs/>
        </w:rPr>
        <w:t xml:space="preserve">, the effect of large and moderate amounts of variation </w:t>
      </w:r>
      <w:r w:rsidR="004D01C1">
        <w:rPr>
          <w:iCs/>
        </w:rPr>
        <w:t>has</w:t>
      </w:r>
      <w:r w:rsidR="001E6258">
        <w:rPr>
          <w:iCs/>
        </w:rPr>
        <w:t xml:space="preserve"> a similar influence leading to slightly larger epidemic sizes. </w:t>
      </w:r>
      <w:r w:rsidR="004D01C1">
        <w:rPr>
          <w:iCs/>
        </w:rPr>
        <w:t xml:space="preserve">With positive covariation, again, moderate and large amounts of variation </w:t>
      </w:r>
      <w:r w:rsidR="003F1935">
        <w:rPr>
          <w:iCs/>
        </w:rPr>
        <w:t xml:space="preserve">lead to smaller epidemic with about the same magnitude of effect. </w:t>
      </w:r>
    </w:p>
    <w:p w14:paraId="4890684D" w14:textId="66FE2A16" w:rsidR="00E91EA2" w:rsidRDefault="00E91EA2" w:rsidP="00895131">
      <w:pPr>
        <w:rPr>
          <w:iCs/>
        </w:rPr>
      </w:pPr>
    </w:p>
    <w:p w14:paraId="3FA17F36" w14:textId="33F6CEA6" w:rsidR="00E91EA2" w:rsidRDefault="004852DC" w:rsidP="00895131">
      <w:pPr>
        <w:rPr>
          <w:b/>
          <w:bCs/>
          <w:iCs/>
        </w:rPr>
      </w:pPr>
      <w:r>
        <w:rPr>
          <w:b/>
          <w:bCs/>
          <w:iCs/>
        </w:rPr>
        <w:t>Virulence</w:t>
      </w:r>
      <w:r w:rsidR="00E91EA2">
        <w:rPr>
          <w:b/>
          <w:bCs/>
          <w:iCs/>
        </w:rPr>
        <w:t xml:space="preserve"> and </w:t>
      </w:r>
      <w:r>
        <w:rPr>
          <w:b/>
          <w:bCs/>
          <w:iCs/>
        </w:rPr>
        <w:t>Recovery</w:t>
      </w:r>
    </w:p>
    <w:p w14:paraId="71C9A2FF" w14:textId="77777777" w:rsidR="00E91EA2" w:rsidRDefault="00E91EA2" w:rsidP="00895131">
      <w:pPr>
        <w:rPr>
          <w:b/>
          <w:bCs/>
          <w:iCs/>
        </w:rPr>
      </w:pPr>
    </w:p>
    <w:p w14:paraId="2FFB6376" w14:textId="5F7F10FD" w:rsidR="00E91EA2" w:rsidRDefault="00E91EA2" w:rsidP="00895131">
      <w:pPr>
        <w:rPr>
          <w:b/>
          <w:bCs/>
          <w:iCs/>
        </w:rPr>
      </w:pPr>
      <w:r>
        <w:rPr>
          <w:b/>
          <w:bCs/>
          <w:iCs/>
          <w:noProof/>
        </w:rPr>
        <w:lastRenderedPageBreak/>
        <w:drawing>
          <wp:inline distT="0" distB="0" distL="0" distR="0" wp14:anchorId="3FE5101F" wp14:editId="3B8AB6A3">
            <wp:extent cx="5943600" cy="1950720"/>
            <wp:effectExtent l="0" t="0" r="0" b="5080"/>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28BB9998" w14:textId="36EBCD3B" w:rsidR="00E91EA2" w:rsidRDefault="00E91EA2" w:rsidP="00895131">
      <w:pPr>
        <w:rPr>
          <w:b/>
          <w:bCs/>
          <w:iCs/>
        </w:rPr>
      </w:pPr>
    </w:p>
    <w:p w14:paraId="0F2D2089" w14:textId="2D4A1023" w:rsidR="00E91EA2" w:rsidRDefault="004852DC" w:rsidP="00895131">
      <w:pPr>
        <w:rPr>
          <w:iCs/>
        </w:rPr>
      </w:pPr>
      <w:r>
        <w:rPr>
          <w:iCs/>
        </w:rPr>
        <w:t>When virulence and recovery covary, there is no difference in epidemic size between any of the directions of covariation. The only effect on epidemic size is amount of variation. We see that as variation increases epidemic size increases</w:t>
      </w:r>
      <w:r w:rsidR="000669F7">
        <w:rPr>
          <w:iCs/>
        </w:rPr>
        <w:t xml:space="preserve">. The magnitude of increase is the same across all directions of covariation. </w:t>
      </w:r>
    </w:p>
    <w:p w14:paraId="0D59E1E3" w14:textId="4C3B8CC4" w:rsidR="00943AAE" w:rsidRDefault="00943AAE" w:rsidP="00895131">
      <w:pPr>
        <w:rPr>
          <w:iCs/>
        </w:rPr>
      </w:pPr>
    </w:p>
    <w:p w14:paraId="23942A19" w14:textId="2A6F2304" w:rsidR="00943AAE" w:rsidRDefault="008F40C6" w:rsidP="00895131">
      <w:pPr>
        <w:rPr>
          <w:b/>
          <w:bCs/>
          <w:iCs/>
        </w:rPr>
      </w:pPr>
      <w:r w:rsidRPr="008F40C6">
        <w:rPr>
          <w:b/>
          <w:bCs/>
          <w:iCs/>
        </w:rPr>
        <w:t>Trait Analyses</w:t>
      </w:r>
    </w:p>
    <w:p w14:paraId="049F201B" w14:textId="1E344E6B" w:rsidR="00062ED3" w:rsidRDefault="00062ED3" w:rsidP="00895131">
      <w:pPr>
        <w:rPr>
          <w:b/>
          <w:bCs/>
          <w:iCs/>
        </w:rPr>
      </w:pPr>
    </w:p>
    <w:p w14:paraId="57B12A53" w14:textId="71384D19" w:rsidR="00F8775F" w:rsidRDefault="00F8775F" w:rsidP="00895131">
      <w:pPr>
        <w:rPr>
          <w:b/>
          <w:bCs/>
          <w:iCs/>
        </w:rPr>
      </w:pPr>
      <w:r>
        <w:rPr>
          <w:b/>
          <w:bCs/>
          <w:iCs/>
          <w:noProof/>
        </w:rPr>
        <w:drawing>
          <wp:inline distT="0" distB="0" distL="0" distR="0" wp14:anchorId="2FD306C4" wp14:editId="6933545C">
            <wp:extent cx="5943600" cy="3639731"/>
            <wp:effectExtent l="0" t="0" r="0" b="571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39731"/>
                    </a:xfrm>
                    <a:prstGeom prst="rect">
                      <a:avLst/>
                    </a:prstGeom>
                  </pic:spPr>
                </pic:pic>
              </a:graphicData>
            </a:graphic>
          </wp:inline>
        </w:drawing>
      </w:r>
    </w:p>
    <w:p w14:paraId="17F2A5B4" w14:textId="72BDCE0F" w:rsidR="00F8775F" w:rsidRDefault="00F8775F" w:rsidP="00895131">
      <w:pPr>
        <w:rPr>
          <w:b/>
          <w:bCs/>
          <w:iCs/>
        </w:rPr>
      </w:pPr>
    </w:p>
    <w:p w14:paraId="7697131A" w14:textId="77A2B7F0" w:rsidR="00F8775F" w:rsidRDefault="005C491B" w:rsidP="00895131">
      <w:pPr>
        <w:rPr>
          <w:b/>
          <w:bCs/>
          <w:iCs/>
        </w:rPr>
      </w:pPr>
      <w:r>
        <w:rPr>
          <w:b/>
          <w:bCs/>
          <w:iCs/>
        </w:rPr>
        <w:t>Secondary Infections</w:t>
      </w:r>
    </w:p>
    <w:p w14:paraId="6892DFA1" w14:textId="32EA1956" w:rsidR="00062ED3" w:rsidRDefault="00BE5284" w:rsidP="00895131">
      <w:pPr>
        <w:rPr>
          <w:iCs/>
        </w:rPr>
      </w:pPr>
      <w:r>
        <w:rPr>
          <w:iCs/>
        </w:rPr>
        <w:t xml:space="preserve">Figure above shows the proportion of infected individuals that had no secondary infections. Across almost all </w:t>
      </w:r>
      <w:r w:rsidR="00C55993">
        <w:rPr>
          <w:iCs/>
        </w:rPr>
        <w:t>the variants, we see a pattern of increasing proportion of no secondary infections with increasing variation in trait values</w:t>
      </w:r>
      <w:r w:rsidR="0039028A">
        <w:rPr>
          <w:iCs/>
        </w:rPr>
        <w:t xml:space="preserve">. Additionally, the variation in proportions also increases, though in general they are much higher. </w:t>
      </w:r>
      <w:r w:rsidR="00506B39">
        <w:rPr>
          <w:iCs/>
        </w:rPr>
        <w:t xml:space="preserve">When moderate variation is allowed, there are </w:t>
      </w:r>
      <w:r w:rsidR="00601E29">
        <w:rPr>
          <w:iCs/>
        </w:rPr>
        <w:t xml:space="preserve">lower </w:t>
      </w:r>
      <w:r w:rsidR="00506B39">
        <w:rPr>
          <w:iCs/>
        </w:rPr>
        <w:t>proportions of no infections,</w:t>
      </w:r>
      <w:r w:rsidR="00601E29">
        <w:rPr>
          <w:iCs/>
        </w:rPr>
        <w:t xml:space="preserve"> and at low variation there are the lowest with most </w:t>
      </w:r>
      <w:r w:rsidR="00601E29">
        <w:rPr>
          <w:iCs/>
        </w:rPr>
        <w:lastRenderedPageBreak/>
        <w:t xml:space="preserve">simulations falling around 50% of infected individuals having no secondary infections. The standout case </w:t>
      </w:r>
      <w:r w:rsidR="00650351">
        <w:rPr>
          <w:iCs/>
        </w:rPr>
        <w:t xml:space="preserve">here </w:t>
      </w:r>
      <w:r w:rsidR="00601E29">
        <w:rPr>
          <w:iCs/>
        </w:rPr>
        <w:t>is covariation between virulence and recovery</w:t>
      </w:r>
      <w:r w:rsidR="00650351">
        <w:rPr>
          <w:iCs/>
        </w:rPr>
        <w:t>. In all levels of variation, the proportions remain at around 50%</w:t>
      </w:r>
      <w:r w:rsidR="004D1824">
        <w:rPr>
          <w:iCs/>
        </w:rPr>
        <w:t xml:space="preserve"> generally. </w:t>
      </w:r>
    </w:p>
    <w:p w14:paraId="5EC86FE4" w14:textId="77777777" w:rsidR="00601E29" w:rsidRPr="00601E29" w:rsidRDefault="00601E29" w:rsidP="00895131">
      <w:pPr>
        <w:rPr>
          <w:iCs/>
        </w:rPr>
      </w:pPr>
    </w:p>
    <w:p w14:paraId="37F0A447" w14:textId="77777777" w:rsidR="00062ED3" w:rsidRDefault="00062ED3" w:rsidP="00895131">
      <w:pPr>
        <w:rPr>
          <w:b/>
          <w:bCs/>
          <w:iCs/>
          <w:sz w:val="20"/>
          <w:szCs w:val="20"/>
        </w:rPr>
      </w:pPr>
    </w:p>
    <w:p w14:paraId="70301C62" w14:textId="53532249" w:rsidR="00321060" w:rsidRDefault="00062ED3" w:rsidP="00895131">
      <w:pPr>
        <w:rPr>
          <w:iCs/>
          <w:sz w:val="20"/>
          <w:szCs w:val="20"/>
        </w:rPr>
      </w:pPr>
      <w:r w:rsidRPr="00062ED3">
        <w:rPr>
          <w:b/>
          <w:bCs/>
          <w:iCs/>
          <w:sz w:val="20"/>
          <w:szCs w:val="20"/>
        </w:rPr>
        <w:t>Table 1.</w:t>
      </w:r>
      <w:r w:rsidRPr="003A4EF4">
        <w:rPr>
          <w:iCs/>
          <w:sz w:val="20"/>
          <w:szCs w:val="20"/>
        </w:rPr>
        <w:t xml:space="preserve"> </w:t>
      </w:r>
      <w:r w:rsidR="00273A80">
        <w:rPr>
          <w:iCs/>
          <w:sz w:val="20"/>
          <w:szCs w:val="20"/>
        </w:rPr>
        <w:t>P</w:t>
      </w:r>
      <w:r>
        <w:rPr>
          <w:iCs/>
          <w:sz w:val="20"/>
          <w:szCs w:val="20"/>
        </w:rPr>
        <w:t>roportion of infected individuals that had no secondary infections for each model variant and level of variation.</w:t>
      </w:r>
    </w:p>
    <w:p w14:paraId="35A20F61" w14:textId="77777777" w:rsidR="00273A80" w:rsidRPr="00062ED3" w:rsidRDefault="00273A80" w:rsidP="00895131">
      <w:pPr>
        <w:rPr>
          <w:iCs/>
          <w:sz w:val="20"/>
          <w:szCs w:val="20"/>
        </w:rPr>
      </w:pPr>
    </w:p>
    <w:tbl>
      <w:tblPr>
        <w:tblStyle w:val="GridTable7Colorful-Accent3"/>
        <w:tblW w:w="9450" w:type="dxa"/>
        <w:tblLook w:val="04A0" w:firstRow="1" w:lastRow="0" w:firstColumn="1" w:lastColumn="0" w:noHBand="0" w:noVBand="1"/>
      </w:tblPr>
      <w:tblGrid>
        <w:gridCol w:w="3510"/>
        <w:gridCol w:w="1890"/>
        <w:gridCol w:w="2160"/>
        <w:gridCol w:w="1890"/>
      </w:tblGrid>
      <w:tr w:rsidR="00F1212D" w14:paraId="14E3EC4A" w14:textId="77777777" w:rsidTr="00037702">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3510" w:type="dxa"/>
          </w:tcPr>
          <w:p w14:paraId="47F66C37" w14:textId="0738E338" w:rsidR="00DF2AFB" w:rsidRPr="00383323" w:rsidRDefault="00225A0C" w:rsidP="00347834">
            <w:pPr>
              <w:jc w:val="center"/>
              <w:rPr>
                <w:rFonts w:ascii="Times" w:hAnsi="Times"/>
                <w:color w:val="000000" w:themeColor="text1"/>
              </w:rPr>
            </w:pPr>
            <w:r>
              <w:rPr>
                <w:rFonts w:ascii="Times" w:hAnsi="Times"/>
                <w:color w:val="000000" w:themeColor="text1"/>
              </w:rPr>
              <w:t>Proportion of no secondary infections</w:t>
            </w:r>
          </w:p>
        </w:tc>
        <w:tc>
          <w:tcPr>
            <w:tcW w:w="1890" w:type="dxa"/>
            <w:tcBorders>
              <w:bottom w:val="nil"/>
            </w:tcBorders>
          </w:tcPr>
          <w:p w14:paraId="53A258D7" w14:textId="06E03021" w:rsidR="00DF2AFB" w:rsidRPr="00347834" w:rsidRDefault="00DF2AFB" w:rsidP="00F1212D">
            <w:pPr>
              <w:cnfStyle w:val="100000000000" w:firstRow="1"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c>
          <w:tcPr>
            <w:tcW w:w="2160" w:type="dxa"/>
            <w:tcBorders>
              <w:bottom w:val="nil"/>
            </w:tcBorders>
          </w:tcPr>
          <w:p w14:paraId="1637084D" w14:textId="022E96C1" w:rsidR="00DF2AFB" w:rsidRPr="00347834" w:rsidRDefault="00DF2AFB" w:rsidP="00347834">
            <w:pPr>
              <w:jc w:val="center"/>
              <w:cnfStyle w:val="100000000000" w:firstRow="1"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c>
          <w:tcPr>
            <w:tcW w:w="1890" w:type="dxa"/>
            <w:tcBorders>
              <w:bottom w:val="nil"/>
            </w:tcBorders>
          </w:tcPr>
          <w:p w14:paraId="58461D6E" w14:textId="4B1F62B2" w:rsidR="00DF2AFB" w:rsidRPr="00347834" w:rsidRDefault="00DF2AFB" w:rsidP="00F1212D">
            <w:pPr>
              <w:cnfStyle w:val="100000000000" w:firstRow="1"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r>
      <w:tr w:rsidR="00F1212D" w14:paraId="702CCFF2"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nil"/>
            </w:tcBorders>
          </w:tcPr>
          <w:p w14:paraId="06EC98DF" w14:textId="77777777" w:rsidR="00F1212D" w:rsidRPr="00347834" w:rsidRDefault="00F1212D" w:rsidP="00F1212D">
            <w:pPr>
              <w:jc w:val="left"/>
              <w:rPr>
                <w:rFonts w:ascii="Times" w:hAnsi="Times"/>
                <w:b/>
                <w:bCs/>
                <w:sz w:val="22"/>
                <w:szCs w:val="22"/>
              </w:rPr>
            </w:pPr>
            <w:r w:rsidRPr="00347834">
              <w:rPr>
                <w:rFonts w:ascii="Times" w:hAnsi="Times"/>
                <w:b/>
                <w:bCs/>
                <w:color w:val="000000" w:themeColor="text1"/>
                <w:sz w:val="22"/>
                <w:szCs w:val="22"/>
              </w:rPr>
              <w:t>No Covariation</w:t>
            </w:r>
          </w:p>
        </w:tc>
        <w:tc>
          <w:tcPr>
            <w:tcW w:w="1890" w:type="dxa"/>
            <w:tcBorders>
              <w:top w:val="nil"/>
              <w:left w:val="nil"/>
              <w:bottom w:val="single" w:sz="4" w:space="0" w:color="auto"/>
              <w:right w:val="nil"/>
            </w:tcBorders>
            <w:shd w:val="clear" w:color="auto" w:fill="FFFFFF" w:themeFill="background1"/>
          </w:tcPr>
          <w:p w14:paraId="3DB14927" w14:textId="5A654F3C" w:rsidR="00F1212D" w:rsidRPr="00F1212D" w:rsidRDefault="00F1212D" w:rsidP="00037702">
            <w:pPr>
              <w:jc w:val="center"/>
              <w:cnfStyle w:val="000000100000" w:firstRow="0" w:lastRow="0" w:firstColumn="0" w:lastColumn="0" w:oddVBand="0" w:evenVBand="0" w:oddHBand="1" w:evenHBand="0" w:firstRowFirstColumn="0" w:firstRowLastColumn="0" w:lastRowFirstColumn="0" w:lastRowLastColumn="0"/>
              <w:rPr>
                <w:rFonts w:ascii="Times" w:hAnsi="Times"/>
                <w:b/>
                <w:bCs/>
                <w:color w:val="000000" w:themeColor="text1"/>
              </w:rPr>
            </w:pPr>
            <w:r w:rsidRPr="00F1212D">
              <w:rPr>
                <w:rFonts w:ascii="Times" w:hAnsi="Times"/>
                <w:b/>
                <w:bCs/>
                <w:color w:val="000000" w:themeColor="text1"/>
                <w:sz w:val="22"/>
                <w:szCs w:val="22"/>
              </w:rPr>
              <w:t>Low Variation</w:t>
            </w:r>
          </w:p>
        </w:tc>
        <w:tc>
          <w:tcPr>
            <w:tcW w:w="2160" w:type="dxa"/>
            <w:tcBorders>
              <w:top w:val="nil"/>
              <w:left w:val="nil"/>
              <w:bottom w:val="single" w:sz="4" w:space="0" w:color="auto"/>
              <w:right w:val="nil"/>
            </w:tcBorders>
            <w:shd w:val="clear" w:color="auto" w:fill="FFFFFF" w:themeFill="background1"/>
          </w:tcPr>
          <w:p w14:paraId="5550221A" w14:textId="52E45663" w:rsidR="00F1212D" w:rsidRPr="00F1212D" w:rsidRDefault="00F1212D" w:rsidP="00037702">
            <w:pPr>
              <w:jc w:val="center"/>
              <w:cnfStyle w:val="000000100000" w:firstRow="0" w:lastRow="0" w:firstColumn="0" w:lastColumn="0" w:oddVBand="0" w:evenVBand="0" w:oddHBand="1" w:evenHBand="0" w:firstRowFirstColumn="0" w:firstRowLastColumn="0" w:lastRowFirstColumn="0" w:lastRowLastColumn="0"/>
              <w:rPr>
                <w:rFonts w:ascii="Times" w:hAnsi="Times"/>
                <w:b/>
                <w:bCs/>
                <w:color w:val="000000" w:themeColor="text1"/>
              </w:rPr>
            </w:pPr>
            <w:r w:rsidRPr="00F1212D">
              <w:rPr>
                <w:rFonts w:ascii="Times" w:hAnsi="Times"/>
                <w:b/>
                <w:bCs/>
                <w:color w:val="000000" w:themeColor="text1"/>
                <w:sz w:val="22"/>
                <w:szCs w:val="22"/>
              </w:rPr>
              <w:t>M</w:t>
            </w:r>
            <w:r w:rsidR="00037702">
              <w:rPr>
                <w:rFonts w:ascii="Times" w:hAnsi="Times"/>
                <w:b/>
                <w:bCs/>
                <w:color w:val="000000" w:themeColor="text1"/>
                <w:sz w:val="22"/>
                <w:szCs w:val="22"/>
              </w:rPr>
              <w:t>oderate</w:t>
            </w:r>
            <w:r w:rsidRPr="00F1212D">
              <w:rPr>
                <w:rFonts w:ascii="Times" w:hAnsi="Times"/>
                <w:b/>
                <w:bCs/>
                <w:color w:val="000000" w:themeColor="text1"/>
                <w:sz w:val="22"/>
                <w:szCs w:val="22"/>
              </w:rPr>
              <w:t xml:space="preserve"> Variation</w:t>
            </w:r>
          </w:p>
        </w:tc>
        <w:tc>
          <w:tcPr>
            <w:tcW w:w="1890" w:type="dxa"/>
            <w:tcBorders>
              <w:top w:val="nil"/>
              <w:left w:val="nil"/>
              <w:bottom w:val="single" w:sz="4" w:space="0" w:color="auto"/>
              <w:right w:val="nil"/>
            </w:tcBorders>
            <w:shd w:val="clear" w:color="auto" w:fill="FFFFFF" w:themeFill="background1"/>
          </w:tcPr>
          <w:p w14:paraId="7E391D7A" w14:textId="660A5ED1" w:rsidR="00F1212D" w:rsidRPr="00F1212D" w:rsidRDefault="00F1212D" w:rsidP="00037702">
            <w:pPr>
              <w:jc w:val="center"/>
              <w:cnfStyle w:val="000000100000" w:firstRow="0" w:lastRow="0" w:firstColumn="0" w:lastColumn="0" w:oddVBand="0" w:evenVBand="0" w:oddHBand="1" w:evenHBand="0" w:firstRowFirstColumn="0" w:firstRowLastColumn="0" w:lastRowFirstColumn="0" w:lastRowLastColumn="0"/>
              <w:rPr>
                <w:rFonts w:ascii="Times" w:hAnsi="Times"/>
                <w:b/>
                <w:bCs/>
                <w:color w:val="000000" w:themeColor="text1"/>
              </w:rPr>
            </w:pPr>
            <w:r w:rsidRPr="00F1212D">
              <w:rPr>
                <w:rFonts w:ascii="Times" w:hAnsi="Times"/>
                <w:b/>
                <w:bCs/>
                <w:color w:val="000000" w:themeColor="text1"/>
                <w:sz w:val="22"/>
                <w:szCs w:val="22"/>
              </w:rPr>
              <w:t>High Variation</w:t>
            </w:r>
          </w:p>
        </w:tc>
      </w:tr>
      <w:tr w:rsidR="00DF73EF" w14:paraId="33695043"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02327639" w14:textId="2F25FA2E" w:rsidR="00DF73EF" w:rsidRPr="00DB21C5" w:rsidRDefault="00DF73EF" w:rsidP="00DF73EF">
            <w:pPr>
              <w:jc w:val="center"/>
              <w:rPr>
                <w:rFonts w:ascii="Times" w:hAnsi="Times"/>
                <w:color w:val="000000" w:themeColor="text1"/>
                <w:sz w:val="20"/>
                <w:szCs w:val="20"/>
              </w:rPr>
            </w:pPr>
            <w:r>
              <w:rPr>
                <w:rFonts w:ascii="Times" w:hAnsi="Times"/>
                <w:color w:val="000000" w:themeColor="text1"/>
                <w:sz w:val="20"/>
                <w:szCs w:val="20"/>
              </w:rPr>
              <w:t>Contact - Shedding</w:t>
            </w:r>
          </w:p>
        </w:tc>
        <w:tc>
          <w:tcPr>
            <w:tcW w:w="1890" w:type="dxa"/>
            <w:tcBorders>
              <w:top w:val="single" w:sz="4" w:space="0" w:color="auto"/>
              <w:left w:val="single" w:sz="4" w:space="0" w:color="auto"/>
            </w:tcBorders>
            <w:shd w:val="clear" w:color="auto" w:fill="auto"/>
          </w:tcPr>
          <w:p w14:paraId="64EE0D32" w14:textId="46C8BC4A" w:rsidR="00DF73EF" w:rsidRPr="00F2381A" w:rsidRDefault="00DF73EF"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0.513</w:t>
            </w:r>
          </w:p>
        </w:tc>
        <w:tc>
          <w:tcPr>
            <w:tcW w:w="2160" w:type="dxa"/>
            <w:tcBorders>
              <w:top w:val="single" w:sz="4" w:space="0" w:color="auto"/>
            </w:tcBorders>
            <w:shd w:val="clear" w:color="auto" w:fill="auto"/>
          </w:tcPr>
          <w:p w14:paraId="1B7D229E" w14:textId="1DEC36A8" w:rsidR="00DF73EF" w:rsidRPr="00F2381A" w:rsidRDefault="00DF73EF"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0.623</w:t>
            </w:r>
          </w:p>
        </w:tc>
        <w:tc>
          <w:tcPr>
            <w:tcW w:w="1890" w:type="dxa"/>
            <w:tcBorders>
              <w:top w:val="single" w:sz="4" w:space="0" w:color="auto"/>
              <w:right w:val="single" w:sz="4" w:space="0" w:color="auto"/>
            </w:tcBorders>
            <w:shd w:val="clear" w:color="auto" w:fill="auto"/>
          </w:tcPr>
          <w:p w14:paraId="2AA5BDA6" w14:textId="09F9815C" w:rsidR="00DF73EF" w:rsidRPr="00F2381A" w:rsidRDefault="00DF73EF"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0.827</w:t>
            </w:r>
          </w:p>
        </w:tc>
      </w:tr>
      <w:tr w:rsidR="00FA3D7D" w14:paraId="5E380DD5"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6A38F4B3" w14:textId="7913D7A7" w:rsidR="00FA3D7D" w:rsidRPr="00DB21C5" w:rsidRDefault="00FA3D7D" w:rsidP="00FA3D7D">
            <w:pPr>
              <w:jc w:val="center"/>
              <w:rPr>
                <w:rFonts w:ascii="Times" w:hAnsi="Times"/>
                <w:color w:val="000000" w:themeColor="text1"/>
                <w:sz w:val="20"/>
                <w:szCs w:val="20"/>
              </w:rPr>
            </w:pPr>
            <w:r>
              <w:rPr>
                <w:rFonts w:ascii="Times" w:hAnsi="Times"/>
                <w:color w:val="000000" w:themeColor="text1"/>
                <w:sz w:val="20"/>
                <w:szCs w:val="20"/>
              </w:rPr>
              <w:t>Contact - Virulence</w:t>
            </w:r>
          </w:p>
        </w:tc>
        <w:tc>
          <w:tcPr>
            <w:tcW w:w="1890" w:type="dxa"/>
            <w:tcBorders>
              <w:left w:val="single" w:sz="4" w:space="0" w:color="auto"/>
            </w:tcBorders>
            <w:shd w:val="clear" w:color="auto" w:fill="auto"/>
          </w:tcPr>
          <w:p w14:paraId="2610797B" w14:textId="5BA7D954" w:rsidR="00FA3D7D" w:rsidRPr="00F2381A" w:rsidRDefault="00FA3D7D"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w:t>
            </w:r>
            <w:r w:rsidR="00A26D90" w:rsidRPr="00F2381A">
              <w:rPr>
                <w:rFonts w:ascii="Times" w:hAnsi="Times"/>
                <w:color w:val="000000" w:themeColor="text1"/>
                <w:sz w:val="22"/>
                <w:szCs w:val="22"/>
              </w:rPr>
              <w:t>5</w:t>
            </w:r>
          </w:p>
        </w:tc>
        <w:tc>
          <w:tcPr>
            <w:tcW w:w="2160" w:type="dxa"/>
            <w:shd w:val="clear" w:color="auto" w:fill="auto"/>
          </w:tcPr>
          <w:p w14:paraId="61112039" w14:textId="1EBD8122" w:rsidR="00FA3D7D" w:rsidRPr="00F2381A" w:rsidRDefault="00FA3D7D"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w:t>
            </w:r>
            <w:r w:rsidR="00A26D90" w:rsidRPr="00F2381A">
              <w:rPr>
                <w:rFonts w:ascii="Times" w:hAnsi="Times"/>
                <w:color w:val="000000" w:themeColor="text1"/>
                <w:sz w:val="22"/>
                <w:szCs w:val="22"/>
              </w:rPr>
              <w:t>8</w:t>
            </w:r>
          </w:p>
        </w:tc>
        <w:tc>
          <w:tcPr>
            <w:tcW w:w="1890" w:type="dxa"/>
            <w:tcBorders>
              <w:right w:val="single" w:sz="4" w:space="0" w:color="auto"/>
            </w:tcBorders>
            <w:shd w:val="clear" w:color="auto" w:fill="auto"/>
          </w:tcPr>
          <w:p w14:paraId="690E21EA" w14:textId="5A4E7311" w:rsidR="00FA3D7D" w:rsidRPr="00F2381A" w:rsidRDefault="00FA3D7D"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0.73</w:t>
            </w:r>
            <w:r w:rsidR="00A26D90" w:rsidRPr="00F2381A">
              <w:rPr>
                <w:rFonts w:ascii="Times" w:hAnsi="Times"/>
                <w:color w:val="000000" w:themeColor="text1"/>
                <w:sz w:val="22"/>
                <w:szCs w:val="22"/>
              </w:rPr>
              <w:t>3</w:t>
            </w:r>
          </w:p>
        </w:tc>
      </w:tr>
      <w:tr w:rsidR="00A251CC" w14:paraId="36657677"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27779FF0" w14:textId="0AB38CED" w:rsidR="00A251CC" w:rsidRPr="00225A0C" w:rsidRDefault="00A251CC" w:rsidP="00A251CC">
            <w:pPr>
              <w:jc w:val="center"/>
              <w:rPr>
                <w:rFonts w:ascii="Times" w:hAnsi="Times"/>
                <w:i w:val="0"/>
                <w:iCs w:val="0"/>
                <w:color w:val="000000" w:themeColor="text1"/>
                <w:sz w:val="20"/>
                <w:szCs w:val="20"/>
              </w:rPr>
            </w:pPr>
            <w:r>
              <w:rPr>
                <w:rFonts w:ascii="Times" w:hAnsi="Times"/>
                <w:color w:val="000000" w:themeColor="text1"/>
                <w:sz w:val="20"/>
                <w:szCs w:val="20"/>
              </w:rPr>
              <w:t>Contact – Recovery</w:t>
            </w:r>
          </w:p>
        </w:tc>
        <w:tc>
          <w:tcPr>
            <w:tcW w:w="1890" w:type="dxa"/>
            <w:tcBorders>
              <w:left w:val="single" w:sz="4" w:space="0" w:color="auto"/>
            </w:tcBorders>
            <w:shd w:val="clear" w:color="auto" w:fill="auto"/>
          </w:tcPr>
          <w:p w14:paraId="333F81D2" w14:textId="17A98E3F" w:rsidR="00A251CC" w:rsidRPr="00F2381A" w:rsidRDefault="00A251CC"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0.508</w:t>
            </w:r>
          </w:p>
        </w:tc>
        <w:tc>
          <w:tcPr>
            <w:tcW w:w="2160" w:type="dxa"/>
            <w:shd w:val="clear" w:color="auto" w:fill="auto"/>
          </w:tcPr>
          <w:p w14:paraId="266421A5" w14:textId="5EC2BE08" w:rsidR="00A251CC" w:rsidRPr="00F2381A" w:rsidRDefault="00A251CC"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0.579</w:t>
            </w:r>
          </w:p>
        </w:tc>
        <w:tc>
          <w:tcPr>
            <w:tcW w:w="1890" w:type="dxa"/>
            <w:tcBorders>
              <w:right w:val="single" w:sz="4" w:space="0" w:color="auto"/>
            </w:tcBorders>
            <w:shd w:val="clear" w:color="auto" w:fill="auto"/>
          </w:tcPr>
          <w:p w14:paraId="6A6B6DF0" w14:textId="70012D1E" w:rsidR="00A251CC" w:rsidRPr="00F2381A" w:rsidRDefault="00A251CC"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0.74</w:t>
            </w:r>
          </w:p>
        </w:tc>
      </w:tr>
      <w:tr w:rsidR="00590C00" w14:paraId="0AA2493A"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74FFB7BE" w14:textId="0FF48193" w:rsidR="00590C00" w:rsidRDefault="00590C00" w:rsidP="00590C00">
            <w:pPr>
              <w:jc w:val="center"/>
              <w:rPr>
                <w:rFonts w:ascii="Times" w:hAnsi="Times"/>
                <w:color w:val="000000" w:themeColor="text1"/>
                <w:sz w:val="20"/>
                <w:szCs w:val="20"/>
              </w:rPr>
            </w:pPr>
            <w:r>
              <w:rPr>
                <w:rFonts w:ascii="Times" w:hAnsi="Times"/>
                <w:color w:val="000000" w:themeColor="text1"/>
                <w:sz w:val="20"/>
                <w:szCs w:val="20"/>
              </w:rPr>
              <w:t>Shedding - Virulence</w:t>
            </w:r>
          </w:p>
        </w:tc>
        <w:tc>
          <w:tcPr>
            <w:tcW w:w="1890" w:type="dxa"/>
            <w:tcBorders>
              <w:left w:val="single" w:sz="4" w:space="0" w:color="auto"/>
            </w:tcBorders>
            <w:shd w:val="clear" w:color="auto" w:fill="auto"/>
          </w:tcPr>
          <w:p w14:paraId="1138F9A0" w14:textId="1472516B" w:rsidR="00590C00" w:rsidRPr="00F2381A" w:rsidRDefault="00590C00"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0.505</w:t>
            </w:r>
          </w:p>
        </w:tc>
        <w:tc>
          <w:tcPr>
            <w:tcW w:w="2160" w:type="dxa"/>
            <w:shd w:val="clear" w:color="auto" w:fill="auto"/>
          </w:tcPr>
          <w:p w14:paraId="51CD1D81" w14:textId="00AA44C6" w:rsidR="00590C00" w:rsidRPr="00F2381A" w:rsidRDefault="00590C00"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0.570</w:t>
            </w:r>
          </w:p>
        </w:tc>
        <w:tc>
          <w:tcPr>
            <w:tcW w:w="1890" w:type="dxa"/>
            <w:tcBorders>
              <w:right w:val="single" w:sz="4" w:space="0" w:color="auto"/>
            </w:tcBorders>
            <w:shd w:val="clear" w:color="auto" w:fill="auto"/>
          </w:tcPr>
          <w:p w14:paraId="44F1C869" w14:textId="1F1D1DAC" w:rsidR="00590C00" w:rsidRPr="00F2381A" w:rsidRDefault="00590C00"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0.704</w:t>
            </w:r>
          </w:p>
        </w:tc>
      </w:tr>
      <w:tr w:rsidR="00020FE2" w14:paraId="0D65107C"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23BB121F" w14:textId="0385E54D" w:rsidR="00020FE2" w:rsidRDefault="00020FE2" w:rsidP="00020FE2">
            <w:pPr>
              <w:jc w:val="center"/>
              <w:rPr>
                <w:rFonts w:ascii="Times" w:hAnsi="Times"/>
                <w:color w:val="000000" w:themeColor="text1"/>
                <w:sz w:val="20"/>
                <w:szCs w:val="20"/>
              </w:rPr>
            </w:pPr>
            <w:r>
              <w:rPr>
                <w:rFonts w:ascii="Times" w:hAnsi="Times"/>
                <w:color w:val="000000" w:themeColor="text1"/>
                <w:sz w:val="20"/>
                <w:szCs w:val="20"/>
              </w:rPr>
              <w:t>Shedding - Recovery</w:t>
            </w:r>
          </w:p>
        </w:tc>
        <w:tc>
          <w:tcPr>
            <w:tcW w:w="1890" w:type="dxa"/>
            <w:tcBorders>
              <w:left w:val="single" w:sz="4" w:space="0" w:color="auto"/>
              <w:bottom w:val="single" w:sz="4" w:space="0" w:color="C9C9C9" w:themeColor="accent3" w:themeTint="99"/>
            </w:tcBorders>
            <w:shd w:val="clear" w:color="auto" w:fill="auto"/>
          </w:tcPr>
          <w:p w14:paraId="5AB2E270" w14:textId="26E49B0C" w:rsidR="00020FE2" w:rsidRPr="00F2381A" w:rsidRDefault="00020FE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0.505</w:t>
            </w:r>
          </w:p>
        </w:tc>
        <w:tc>
          <w:tcPr>
            <w:tcW w:w="2160" w:type="dxa"/>
            <w:tcBorders>
              <w:bottom w:val="single" w:sz="4" w:space="0" w:color="C9C9C9" w:themeColor="accent3" w:themeTint="99"/>
            </w:tcBorders>
            <w:shd w:val="clear" w:color="auto" w:fill="auto"/>
          </w:tcPr>
          <w:p w14:paraId="1BA5BEDA" w14:textId="2B1CF427" w:rsidR="00020FE2" w:rsidRPr="00F2381A" w:rsidRDefault="00020FE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0.568</w:t>
            </w:r>
          </w:p>
        </w:tc>
        <w:tc>
          <w:tcPr>
            <w:tcW w:w="1890" w:type="dxa"/>
            <w:tcBorders>
              <w:bottom w:val="single" w:sz="4" w:space="0" w:color="C9C9C9" w:themeColor="accent3" w:themeTint="99"/>
              <w:right w:val="single" w:sz="4" w:space="0" w:color="auto"/>
            </w:tcBorders>
            <w:shd w:val="clear" w:color="auto" w:fill="auto"/>
          </w:tcPr>
          <w:p w14:paraId="409774B5" w14:textId="10CF3903" w:rsidR="00020FE2" w:rsidRPr="00F2381A" w:rsidRDefault="00020FE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0.705</w:t>
            </w:r>
          </w:p>
        </w:tc>
      </w:tr>
      <w:tr w:rsidR="00B20F72" w14:paraId="07CD1137"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19A911E1" w14:textId="5C997F3B" w:rsidR="00B20F72" w:rsidRDefault="00B20F72" w:rsidP="00B20F72">
            <w:pPr>
              <w:jc w:val="center"/>
              <w:rPr>
                <w:rFonts w:ascii="Times" w:hAnsi="Times"/>
                <w:color w:val="000000" w:themeColor="text1"/>
                <w:sz w:val="20"/>
                <w:szCs w:val="20"/>
              </w:rPr>
            </w:pPr>
            <w:r>
              <w:rPr>
                <w:rFonts w:ascii="Times" w:hAnsi="Times"/>
                <w:color w:val="000000" w:themeColor="text1"/>
                <w:sz w:val="20"/>
                <w:szCs w:val="20"/>
              </w:rPr>
              <w:t>Virulence - Recovery</w:t>
            </w:r>
          </w:p>
        </w:tc>
        <w:tc>
          <w:tcPr>
            <w:tcW w:w="1890" w:type="dxa"/>
            <w:tcBorders>
              <w:left w:val="single" w:sz="4" w:space="0" w:color="auto"/>
              <w:bottom w:val="single" w:sz="4" w:space="0" w:color="auto"/>
            </w:tcBorders>
            <w:shd w:val="clear" w:color="auto" w:fill="auto"/>
          </w:tcPr>
          <w:p w14:paraId="061FB18B" w14:textId="026CF52D"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0.502</w:t>
            </w:r>
          </w:p>
        </w:tc>
        <w:tc>
          <w:tcPr>
            <w:tcW w:w="2160" w:type="dxa"/>
            <w:tcBorders>
              <w:bottom w:val="single" w:sz="4" w:space="0" w:color="auto"/>
            </w:tcBorders>
            <w:shd w:val="clear" w:color="auto" w:fill="auto"/>
          </w:tcPr>
          <w:p w14:paraId="08EADBF2" w14:textId="29066929"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0.513</w:t>
            </w:r>
          </w:p>
        </w:tc>
        <w:tc>
          <w:tcPr>
            <w:tcW w:w="1890" w:type="dxa"/>
            <w:tcBorders>
              <w:bottom w:val="single" w:sz="4" w:space="0" w:color="auto"/>
              <w:right w:val="single" w:sz="4" w:space="0" w:color="auto"/>
            </w:tcBorders>
            <w:shd w:val="clear" w:color="auto" w:fill="auto"/>
          </w:tcPr>
          <w:p w14:paraId="35047A1A" w14:textId="75FD0B02"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0.530</w:t>
            </w:r>
          </w:p>
        </w:tc>
      </w:tr>
      <w:tr w:rsidR="00B20F72" w14:paraId="6B740DFE"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nil"/>
            </w:tcBorders>
          </w:tcPr>
          <w:p w14:paraId="6D7E8ABF" w14:textId="77777777" w:rsidR="00B20F72" w:rsidRPr="00347834" w:rsidRDefault="00B20F72" w:rsidP="00B20F72">
            <w:pPr>
              <w:jc w:val="left"/>
              <w:rPr>
                <w:rFonts w:ascii="Times" w:hAnsi="Times"/>
                <w:b/>
                <w:bCs/>
                <w:color w:val="000000" w:themeColor="text1"/>
                <w:sz w:val="22"/>
                <w:szCs w:val="22"/>
              </w:rPr>
            </w:pPr>
            <w:r w:rsidRPr="00347834">
              <w:rPr>
                <w:rFonts w:ascii="Times" w:hAnsi="Times"/>
                <w:b/>
                <w:bCs/>
                <w:color w:val="000000" w:themeColor="text1"/>
                <w:sz w:val="22"/>
                <w:szCs w:val="22"/>
              </w:rPr>
              <w:t>Positive Covariation</w:t>
            </w:r>
          </w:p>
        </w:tc>
        <w:tc>
          <w:tcPr>
            <w:tcW w:w="1890" w:type="dxa"/>
            <w:tcBorders>
              <w:top w:val="single" w:sz="4" w:space="0" w:color="auto"/>
              <w:left w:val="nil"/>
              <w:bottom w:val="single" w:sz="4" w:space="0" w:color="auto"/>
              <w:right w:val="nil"/>
            </w:tcBorders>
            <w:shd w:val="clear" w:color="auto" w:fill="auto"/>
          </w:tcPr>
          <w:p w14:paraId="2A9DA139" w14:textId="77777777"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c>
          <w:tcPr>
            <w:tcW w:w="2160" w:type="dxa"/>
            <w:tcBorders>
              <w:top w:val="single" w:sz="4" w:space="0" w:color="auto"/>
              <w:left w:val="nil"/>
              <w:bottom w:val="single" w:sz="4" w:space="0" w:color="auto"/>
              <w:right w:val="nil"/>
            </w:tcBorders>
            <w:shd w:val="clear" w:color="auto" w:fill="auto"/>
          </w:tcPr>
          <w:p w14:paraId="7C3EC778" w14:textId="77777777"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c>
          <w:tcPr>
            <w:tcW w:w="1890" w:type="dxa"/>
            <w:tcBorders>
              <w:top w:val="single" w:sz="4" w:space="0" w:color="auto"/>
              <w:left w:val="nil"/>
              <w:bottom w:val="single" w:sz="4" w:space="0" w:color="auto"/>
              <w:right w:val="nil"/>
            </w:tcBorders>
            <w:shd w:val="clear" w:color="auto" w:fill="auto"/>
          </w:tcPr>
          <w:p w14:paraId="0F77368A" w14:textId="77777777"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p>
        </w:tc>
      </w:tr>
      <w:tr w:rsidR="00B20F72" w14:paraId="32C8F6DF"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5E49BC83" w14:textId="11A950D2" w:rsidR="00B20F72" w:rsidRPr="00383323" w:rsidRDefault="00B20F72" w:rsidP="00B20F72">
            <w:pPr>
              <w:jc w:val="center"/>
              <w:rPr>
                <w:rFonts w:ascii="Times" w:hAnsi="Times"/>
                <w:color w:val="000000" w:themeColor="text1"/>
              </w:rPr>
            </w:pPr>
            <w:r>
              <w:rPr>
                <w:rFonts w:ascii="Times" w:hAnsi="Times"/>
                <w:color w:val="000000" w:themeColor="text1"/>
                <w:sz w:val="20"/>
                <w:szCs w:val="20"/>
              </w:rPr>
              <w:t>Contact - Shedding</w:t>
            </w:r>
          </w:p>
        </w:tc>
        <w:tc>
          <w:tcPr>
            <w:tcW w:w="1890" w:type="dxa"/>
            <w:tcBorders>
              <w:top w:val="single" w:sz="4" w:space="0" w:color="auto"/>
              <w:left w:val="single" w:sz="4" w:space="0" w:color="auto"/>
            </w:tcBorders>
            <w:shd w:val="clear" w:color="auto" w:fill="auto"/>
          </w:tcPr>
          <w:p w14:paraId="4DD1D584" w14:textId="328D953E"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0.514</w:t>
            </w:r>
          </w:p>
        </w:tc>
        <w:tc>
          <w:tcPr>
            <w:tcW w:w="2160" w:type="dxa"/>
            <w:tcBorders>
              <w:top w:val="single" w:sz="4" w:space="0" w:color="auto"/>
            </w:tcBorders>
            <w:shd w:val="clear" w:color="auto" w:fill="auto"/>
          </w:tcPr>
          <w:p w14:paraId="05F90053" w14:textId="7CA33ACB"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0.670</w:t>
            </w:r>
          </w:p>
        </w:tc>
        <w:tc>
          <w:tcPr>
            <w:tcW w:w="1890" w:type="dxa"/>
            <w:tcBorders>
              <w:top w:val="single" w:sz="4" w:space="0" w:color="auto"/>
              <w:right w:val="single" w:sz="4" w:space="0" w:color="auto"/>
            </w:tcBorders>
            <w:shd w:val="clear" w:color="auto" w:fill="auto"/>
          </w:tcPr>
          <w:p w14:paraId="3C8E1BB0" w14:textId="1D1384B2"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0.861</w:t>
            </w:r>
          </w:p>
        </w:tc>
      </w:tr>
      <w:tr w:rsidR="00B20F72" w14:paraId="6AB4C298"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62B38ADF" w14:textId="16BFDE11" w:rsidR="00B20F72" w:rsidRPr="00383323" w:rsidRDefault="00B20F72" w:rsidP="00B20F72">
            <w:pPr>
              <w:jc w:val="center"/>
              <w:rPr>
                <w:rFonts w:ascii="Times" w:hAnsi="Times"/>
                <w:color w:val="000000" w:themeColor="text1"/>
              </w:rPr>
            </w:pPr>
            <w:r>
              <w:rPr>
                <w:rFonts w:ascii="Times" w:hAnsi="Times"/>
                <w:color w:val="000000" w:themeColor="text1"/>
                <w:sz w:val="20"/>
                <w:szCs w:val="20"/>
              </w:rPr>
              <w:t>Contact - Virulence</w:t>
            </w:r>
          </w:p>
        </w:tc>
        <w:tc>
          <w:tcPr>
            <w:tcW w:w="1890" w:type="dxa"/>
            <w:tcBorders>
              <w:left w:val="single" w:sz="4" w:space="0" w:color="auto"/>
            </w:tcBorders>
            <w:shd w:val="clear" w:color="auto" w:fill="auto"/>
          </w:tcPr>
          <w:p w14:paraId="1CE38041" w14:textId="5BC41825"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0.504</w:t>
            </w:r>
          </w:p>
        </w:tc>
        <w:tc>
          <w:tcPr>
            <w:tcW w:w="2160" w:type="dxa"/>
            <w:shd w:val="clear" w:color="auto" w:fill="auto"/>
          </w:tcPr>
          <w:p w14:paraId="5EBBFF06" w14:textId="4EE2A087"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0.579</w:t>
            </w:r>
          </w:p>
        </w:tc>
        <w:tc>
          <w:tcPr>
            <w:tcW w:w="1890" w:type="dxa"/>
            <w:tcBorders>
              <w:right w:val="single" w:sz="4" w:space="0" w:color="auto"/>
            </w:tcBorders>
            <w:shd w:val="clear" w:color="auto" w:fill="auto"/>
          </w:tcPr>
          <w:p w14:paraId="6D3378F8" w14:textId="11DD4F64"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0.746</w:t>
            </w:r>
          </w:p>
        </w:tc>
      </w:tr>
      <w:tr w:rsidR="00B20F72" w14:paraId="6945885B"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339A2ED7" w14:textId="5B5DE944" w:rsidR="00B20F72" w:rsidRPr="00383323" w:rsidRDefault="00B20F72" w:rsidP="00B20F72">
            <w:pPr>
              <w:jc w:val="center"/>
              <w:rPr>
                <w:rFonts w:ascii="Times" w:hAnsi="Times"/>
                <w:color w:val="000000" w:themeColor="text1"/>
              </w:rPr>
            </w:pPr>
            <w:r>
              <w:rPr>
                <w:rFonts w:ascii="Times" w:hAnsi="Times"/>
                <w:color w:val="000000" w:themeColor="text1"/>
                <w:sz w:val="20"/>
                <w:szCs w:val="20"/>
              </w:rPr>
              <w:t>Contact – Recovery</w:t>
            </w:r>
          </w:p>
        </w:tc>
        <w:tc>
          <w:tcPr>
            <w:tcW w:w="1890" w:type="dxa"/>
            <w:tcBorders>
              <w:left w:val="single" w:sz="4" w:space="0" w:color="auto"/>
            </w:tcBorders>
            <w:shd w:val="clear" w:color="auto" w:fill="auto"/>
          </w:tcPr>
          <w:p w14:paraId="3D03BDFB" w14:textId="48F1A1A3"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0.507</w:t>
            </w:r>
          </w:p>
        </w:tc>
        <w:tc>
          <w:tcPr>
            <w:tcW w:w="2160" w:type="dxa"/>
            <w:shd w:val="clear" w:color="auto" w:fill="auto"/>
          </w:tcPr>
          <w:p w14:paraId="539C11C9" w14:textId="78D2C241"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0.578</w:t>
            </w:r>
          </w:p>
        </w:tc>
        <w:tc>
          <w:tcPr>
            <w:tcW w:w="1890" w:type="dxa"/>
            <w:tcBorders>
              <w:right w:val="single" w:sz="4" w:space="0" w:color="auto"/>
            </w:tcBorders>
            <w:shd w:val="clear" w:color="auto" w:fill="auto"/>
          </w:tcPr>
          <w:p w14:paraId="2563306D" w14:textId="487321DD"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0.751</w:t>
            </w:r>
          </w:p>
        </w:tc>
      </w:tr>
      <w:tr w:rsidR="00B20F72" w14:paraId="1C174F7A"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266F95AB" w14:textId="3CCABCE1" w:rsidR="00B20F72" w:rsidRPr="00DB21C5" w:rsidRDefault="00B20F72" w:rsidP="00B20F72">
            <w:pPr>
              <w:jc w:val="center"/>
              <w:rPr>
                <w:rFonts w:ascii="Times" w:hAnsi="Times"/>
                <w:color w:val="000000" w:themeColor="text1"/>
                <w:sz w:val="20"/>
                <w:szCs w:val="20"/>
              </w:rPr>
            </w:pPr>
            <w:r>
              <w:rPr>
                <w:rFonts w:ascii="Times" w:hAnsi="Times"/>
                <w:color w:val="000000" w:themeColor="text1"/>
                <w:sz w:val="20"/>
                <w:szCs w:val="20"/>
              </w:rPr>
              <w:t>Shedding - Virulence</w:t>
            </w:r>
          </w:p>
        </w:tc>
        <w:tc>
          <w:tcPr>
            <w:tcW w:w="1890" w:type="dxa"/>
            <w:tcBorders>
              <w:left w:val="single" w:sz="4" w:space="0" w:color="auto"/>
            </w:tcBorders>
            <w:shd w:val="clear" w:color="auto" w:fill="auto"/>
          </w:tcPr>
          <w:p w14:paraId="21CD7C51" w14:textId="5387E155"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0.506</w:t>
            </w:r>
          </w:p>
        </w:tc>
        <w:tc>
          <w:tcPr>
            <w:tcW w:w="2160" w:type="dxa"/>
            <w:shd w:val="clear" w:color="auto" w:fill="auto"/>
          </w:tcPr>
          <w:p w14:paraId="6326F5EE" w14:textId="1EDC67E0"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0.569</w:t>
            </w:r>
          </w:p>
        </w:tc>
        <w:tc>
          <w:tcPr>
            <w:tcW w:w="1890" w:type="dxa"/>
            <w:tcBorders>
              <w:right w:val="single" w:sz="4" w:space="0" w:color="auto"/>
            </w:tcBorders>
            <w:shd w:val="clear" w:color="auto" w:fill="auto"/>
          </w:tcPr>
          <w:p w14:paraId="68B5A8BD" w14:textId="0889C8BB" w:rsidR="00B20F72" w:rsidRPr="00F2381A" w:rsidRDefault="00B20F72"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0.7025</w:t>
            </w:r>
          </w:p>
        </w:tc>
      </w:tr>
      <w:tr w:rsidR="00B20F72" w14:paraId="08871FB3"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7D98C073" w14:textId="48BCE226" w:rsidR="00B20F72" w:rsidRPr="00DB21C5" w:rsidRDefault="00B20F72" w:rsidP="00B20F72">
            <w:pPr>
              <w:jc w:val="center"/>
              <w:rPr>
                <w:rFonts w:ascii="Times" w:hAnsi="Times"/>
                <w:color w:val="000000" w:themeColor="text1"/>
                <w:sz w:val="20"/>
                <w:szCs w:val="20"/>
              </w:rPr>
            </w:pPr>
            <w:r>
              <w:rPr>
                <w:rFonts w:ascii="Times" w:hAnsi="Times"/>
                <w:color w:val="000000" w:themeColor="text1"/>
                <w:sz w:val="20"/>
                <w:szCs w:val="20"/>
              </w:rPr>
              <w:t>Shedding - Recovery</w:t>
            </w:r>
          </w:p>
        </w:tc>
        <w:tc>
          <w:tcPr>
            <w:tcW w:w="1890" w:type="dxa"/>
            <w:tcBorders>
              <w:left w:val="single" w:sz="4" w:space="0" w:color="auto"/>
              <w:bottom w:val="single" w:sz="4" w:space="0" w:color="C9C9C9" w:themeColor="accent3" w:themeTint="99"/>
            </w:tcBorders>
            <w:shd w:val="clear" w:color="auto" w:fill="auto"/>
          </w:tcPr>
          <w:p w14:paraId="681C0438" w14:textId="08740CA4"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0.504</w:t>
            </w:r>
          </w:p>
        </w:tc>
        <w:tc>
          <w:tcPr>
            <w:tcW w:w="2160" w:type="dxa"/>
            <w:tcBorders>
              <w:bottom w:val="single" w:sz="4" w:space="0" w:color="C9C9C9" w:themeColor="accent3" w:themeTint="99"/>
            </w:tcBorders>
            <w:shd w:val="clear" w:color="auto" w:fill="auto"/>
          </w:tcPr>
          <w:p w14:paraId="15DACFB5" w14:textId="6715B556"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0.570</w:t>
            </w:r>
          </w:p>
        </w:tc>
        <w:tc>
          <w:tcPr>
            <w:tcW w:w="1890" w:type="dxa"/>
            <w:tcBorders>
              <w:bottom w:val="single" w:sz="4" w:space="0" w:color="C9C9C9" w:themeColor="accent3" w:themeTint="99"/>
              <w:right w:val="single" w:sz="4" w:space="0" w:color="auto"/>
            </w:tcBorders>
            <w:shd w:val="clear" w:color="auto" w:fill="auto"/>
          </w:tcPr>
          <w:p w14:paraId="065F13CC" w14:textId="46DA8234" w:rsidR="00B20F72" w:rsidRPr="00F2381A" w:rsidRDefault="00B20F72"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0.705</w:t>
            </w:r>
          </w:p>
        </w:tc>
      </w:tr>
      <w:tr w:rsidR="008A27F3" w14:paraId="4A75688D"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467D6FF7" w14:textId="113CA08D" w:rsidR="008A27F3" w:rsidRPr="00DB21C5" w:rsidRDefault="008A27F3" w:rsidP="008A27F3">
            <w:pPr>
              <w:jc w:val="center"/>
              <w:rPr>
                <w:rFonts w:ascii="Times" w:hAnsi="Times"/>
                <w:color w:val="000000" w:themeColor="text1"/>
                <w:sz w:val="20"/>
                <w:szCs w:val="20"/>
              </w:rPr>
            </w:pPr>
            <w:r>
              <w:rPr>
                <w:rFonts w:ascii="Times" w:hAnsi="Times"/>
                <w:color w:val="000000" w:themeColor="text1"/>
                <w:sz w:val="20"/>
                <w:szCs w:val="20"/>
              </w:rPr>
              <w:t>Virulence - Recovery</w:t>
            </w:r>
          </w:p>
        </w:tc>
        <w:tc>
          <w:tcPr>
            <w:tcW w:w="1890" w:type="dxa"/>
            <w:tcBorders>
              <w:left w:val="single" w:sz="4" w:space="0" w:color="auto"/>
              <w:bottom w:val="single" w:sz="4" w:space="0" w:color="auto"/>
            </w:tcBorders>
            <w:shd w:val="clear" w:color="auto" w:fill="auto"/>
          </w:tcPr>
          <w:p w14:paraId="553D287A" w14:textId="3323E7A0"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0.502</w:t>
            </w:r>
          </w:p>
        </w:tc>
        <w:tc>
          <w:tcPr>
            <w:tcW w:w="2160" w:type="dxa"/>
            <w:tcBorders>
              <w:bottom w:val="single" w:sz="4" w:space="0" w:color="auto"/>
            </w:tcBorders>
            <w:shd w:val="clear" w:color="auto" w:fill="auto"/>
          </w:tcPr>
          <w:p w14:paraId="2646B0AE" w14:textId="5228ECC6"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0.517</w:t>
            </w:r>
          </w:p>
        </w:tc>
        <w:tc>
          <w:tcPr>
            <w:tcW w:w="1890" w:type="dxa"/>
            <w:tcBorders>
              <w:bottom w:val="single" w:sz="4" w:space="0" w:color="auto"/>
              <w:right w:val="single" w:sz="4" w:space="0" w:color="auto"/>
            </w:tcBorders>
            <w:shd w:val="clear" w:color="auto" w:fill="auto"/>
          </w:tcPr>
          <w:p w14:paraId="00F4CD52" w14:textId="6F32CBD3"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0.527</w:t>
            </w:r>
          </w:p>
        </w:tc>
      </w:tr>
      <w:tr w:rsidR="008A27F3" w14:paraId="26FE5096"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nil"/>
            </w:tcBorders>
          </w:tcPr>
          <w:p w14:paraId="2B8D0531" w14:textId="77777777" w:rsidR="008A27F3" w:rsidRPr="00347834" w:rsidRDefault="008A27F3" w:rsidP="008A27F3">
            <w:pPr>
              <w:jc w:val="left"/>
              <w:rPr>
                <w:rFonts w:ascii="Times" w:hAnsi="Times"/>
                <w:b/>
                <w:bCs/>
                <w:color w:val="000000" w:themeColor="text1"/>
                <w:sz w:val="22"/>
                <w:szCs w:val="22"/>
              </w:rPr>
            </w:pPr>
            <w:r w:rsidRPr="00347834">
              <w:rPr>
                <w:rFonts w:ascii="Times" w:hAnsi="Times"/>
                <w:b/>
                <w:bCs/>
                <w:color w:val="000000" w:themeColor="text1"/>
                <w:sz w:val="22"/>
                <w:szCs w:val="22"/>
              </w:rPr>
              <w:t>Negative Covariation</w:t>
            </w:r>
          </w:p>
        </w:tc>
        <w:tc>
          <w:tcPr>
            <w:tcW w:w="1890" w:type="dxa"/>
            <w:tcBorders>
              <w:top w:val="single" w:sz="4" w:space="0" w:color="auto"/>
              <w:left w:val="nil"/>
              <w:bottom w:val="single" w:sz="4" w:space="0" w:color="auto"/>
              <w:right w:val="nil"/>
            </w:tcBorders>
            <w:shd w:val="clear" w:color="auto" w:fill="auto"/>
          </w:tcPr>
          <w:p w14:paraId="5C0D057C" w14:textId="77777777"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p>
        </w:tc>
        <w:tc>
          <w:tcPr>
            <w:tcW w:w="2160" w:type="dxa"/>
            <w:tcBorders>
              <w:top w:val="single" w:sz="4" w:space="0" w:color="auto"/>
              <w:left w:val="nil"/>
              <w:bottom w:val="single" w:sz="4" w:space="0" w:color="auto"/>
              <w:right w:val="nil"/>
            </w:tcBorders>
            <w:shd w:val="clear" w:color="auto" w:fill="auto"/>
          </w:tcPr>
          <w:p w14:paraId="7A985A55" w14:textId="77777777"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p>
        </w:tc>
        <w:tc>
          <w:tcPr>
            <w:tcW w:w="1890" w:type="dxa"/>
            <w:tcBorders>
              <w:top w:val="single" w:sz="4" w:space="0" w:color="auto"/>
              <w:left w:val="nil"/>
              <w:bottom w:val="single" w:sz="4" w:space="0" w:color="auto"/>
              <w:right w:val="nil"/>
            </w:tcBorders>
            <w:shd w:val="clear" w:color="auto" w:fill="auto"/>
          </w:tcPr>
          <w:p w14:paraId="41CE6B7C" w14:textId="77777777"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p>
        </w:tc>
      </w:tr>
      <w:tr w:rsidR="008A27F3" w14:paraId="79A82CC9"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05664A7C" w14:textId="6BA87195" w:rsidR="008A27F3" w:rsidRPr="00383323" w:rsidRDefault="008A27F3" w:rsidP="008A27F3">
            <w:pPr>
              <w:jc w:val="center"/>
              <w:rPr>
                <w:rFonts w:ascii="Times" w:hAnsi="Times"/>
                <w:color w:val="000000" w:themeColor="text1"/>
              </w:rPr>
            </w:pPr>
            <w:r>
              <w:rPr>
                <w:rFonts w:ascii="Times" w:hAnsi="Times"/>
                <w:color w:val="000000" w:themeColor="text1"/>
                <w:sz w:val="20"/>
                <w:szCs w:val="20"/>
              </w:rPr>
              <w:t>Contact - Shedding</w:t>
            </w:r>
          </w:p>
        </w:tc>
        <w:tc>
          <w:tcPr>
            <w:tcW w:w="1890" w:type="dxa"/>
            <w:tcBorders>
              <w:top w:val="single" w:sz="4" w:space="0" w:color="auto"/>
              <w:left w:val="single" w:sz="4" w:space="0" w:color="auto"/>
            </w:tcBorders>
            <w:shd w:val="clear" w:color="auto" w:fill="auto"/>
          </w:tcPr>
          <w:p w14:paraId="40442F2B" w14:textId="59882E36"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0.507</w:t>
            </w:r>
          </w:p>
        </w:tc>
        <w:tc>
          <w:tcPr>
            <w:tcW w:w="2160" w:type="dxa"/>
            <w:tcBorders>
              <w:top w:val="single" w:sz="4" w:space="0" w:color="auto"/>
            </w:tcBorders>
            <w:shd w:val="clear" w:color="auto" w:fill="auto"/>
          </w:tcPr>
          <w:p w14:paraId="12D26056" w14:textId="5861B6D1"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0.582</w:t>
            </w:r>
          </w:p>
        </w:tc>
        <w:tc>
          <w:tcPr>
            <w:tcW w:w="1890" w:type="dxa"/>
            <w:tcBorders>
              <w:top w:val="single" w:sz="4" w:space="0" w:color="auto"/>
              <w:right w:val="single" w:sz="4" w:space="0" w:color="auto"/>
            </w:tcBorders>
            <w:shd w:val="clear" w:color="auto" w:fill="auto"/>
          </w:tcPr>
          <w:p w14:paraId="2BC6834F" w14:textId="37AF4AAA"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0.795</w:t>
            </w:r>
          </w:p>
        </w:tc>
      </w:tr>
      <w:tr w:rsidR="008A27F3" w14:paraId="492C8A5E"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43CB18F9" w14:textId="646B8A59" w:rsidR="008A27F3" w:rsidRPr="00383323" w:rsidRDefault="008A27F3" w:rsidP="008A27F3">
            <w:pPr>
              <w:jc w:val="center"/>
              <w:rPr>
                <w:rFonts w:ascii="Times" w:hAnsi="Times"/>
                <w:color w:val="000000" w:themeColor="text1"/>
              </w:rPr>
            </w:pPr>
            <w:r>
              <w:rPr>
                <w:rFonts w:ascii="Times" w:hAnsi="Times"/>
                <w:color w:val="000000" w:themeColor="text1"/>
                <w:sz w:val="20"/>
                <w:szCs w:val="20"/>
              </w:rPr>
              <w:t>Contact - Virulence</w:t>
            </w:r>
          </w:p>
        </w:tc>
        <w:tc>
          <w:tcPr>
            <w:tcW w:w="1890" w:type="dxa"/>
            <w:tcBorders>
              <w:left w:val="single" w:sz="4" w:space="0" w:color="auto"/>
            </w:tcBorders>
            <w:shd w:val="clear" w:color="auto" w:fill="auto"/>
          </w:tcPr>
          <w:p w14:paraId="6189EF55" w14:textId="43799BC7"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0.509</w:t>
            </w:r>
          </w:p>
        </w:tc>
        <w:tc>
          <w:tcPr>
            <w:tcW w:w="2160" w:type="dxa"/>
            <w:shd w:val="clear" w:color="auto" w:fill="auto"/>
          </w:tcPr>
          <w:p w14:paraId="03AF78C8" w14:textId="349A5E29"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0.602</w:t>
            </w:r>
          </w:p>
        </w:tc>
        <w:tc>
          <w:tcPr>
            <w:tcW w:w="1890" w:type="dxa"/>
            <w:tcBorders>
              <w:right w:val="single" w:sz="4" w:space="0" w:color="auto"/>
            </w:tcBorders>
            <w:shd w:val="clear" w:color="auto" w:fill="auto"/>
          </w:tcPr>
          <w:p w14:paraId="7DB94F85" w14:textId="4CE33F8F"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0.76</w:t>
            </w:r>
            <w:r w:rsidR="00A26D90" w:rsidRPr="00F2381A">
              <w:rPr>
                <w:rFonts w:ascii="Times" w:hAnsi="Times"/>
                <w:color w:val="000000" w:themeColor="text1"/>
                <w:sz w:val="22"/>
                <w:szCs w:val="22"/>
              </w:rPr>
              <w:t>8</w:t>
            </w:r>
          </w:p>
        </w:tc>
      </w:tr>
      <w:tr w:rsidR="008A27F3" w14:paraId="198415C9"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4CC50519" w14:textId="0EB11DFD" w:rsidR="008A27F3" w:rsidRPr="00383323" w:rsidRDefault="008A27F3" w:rsidP="008A27F3">
            <w:pPr>
              <w:jc w:val="center"/>
              <w:rPr>
                <w:rFonts w:ascii="Times" w:hAnsi="Times"/>
                <w:color w:val="000000" w:themeColor="text1"/>
              </w:rPr>
            </w:pPr>
            <w:r>
              <w:rPr>
                <w:rFonts w:ascii="Times" w:hAnsi="Times"/>
                <w:color w:val="000000" w:themeColor="text1"/>
                <w:sz w:val="20"/>
                <w:szCs w:val="20"/>
              </w:rPr>
              <w:t>Contact – Recovery</w:t>
            </w:r>
          </w:p>
        </w:tc>
        <w:tc>
          <w:tcPr>
            <w:tcW w:w="1890" w:type="dxa"/>
            <w:tcBorders>
              <w:left w:val="single" w:sz="4" w:space="0" w:color="auto"/>
            </w:tcBorders>
            <w:shd w:val="clear" w:color="auto" w:fill="auto"/>
          </w:tcPr>
          <w:p w14:paraId="3D617ED4" w14:textId="01D5DE51"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0.511</w:t>
            </w:r>
          </w:p>
        </w:tc>
        <w:tc>
          <w:tcPr>
            <w:tcW w:w="2160" w:type="dxa"/>
            <w:shd w:val="clear" w:color="auto" w:fill="auto"/>
          </w:tcPr>
          <w:p w14:paraId="604B5053" w14:textId="04BE848C"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0.602</w:t>
            </w:r>
          </w:p>
        </w:tc>
        <w:tc>
          <w:tcPr>
            <w:tcW w:w="1890" w:type="dxa"/>
            <w:tcBorders>
              <w:right w:val="single" w:sz="4" w:space="0" w:color="auto"/>
            </w:tcBorders>
            <w:shd w:val="clear" w:color="auto" w:fill="auto"/>
          </w:tcPr>
          <w:p w14:paraId="44555AAA" w14:textId="1BEFAE67"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0.769</w:t>
            </w:r>
          </w:p>
        </w:tc>
      </w:tr>
      <w:tr w:rsidR="008A27F3" w14:paraId="48BCB3B1"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72D5B783" w14:textId="3BD8360C" w:rsidR="008A27F3" w:rsidRPr="00DB21C5" w:rsidRDefault="008A27F3" w:rsidP="008A27F3">
            <w:pPr>
              <w:jc w:val="center"/>
              <w:rPr>
                <w:rFonts w:ascii="Times" w:hAnsi="Times"/>
                <w:color w:val="000000" w:themeColor="text1"/>
                <w:sz w:val="20"/>
                <w:szCs w:val="20"/>
              </w:rPr>
            </w:pPr>
            <w:r>
              <w:rPr>
                <w:rFonts w:ascii="Times" w:hAnsi="Times"/>
                <w:color w:val="000000" w:themeColor="text1"/>
                <w:sz w:val="20"/>
                <w:szCs w:val="20"/>
              </w:rPr>
              <w:t>Shedding - Virulence</w:t>
            </w:r>
          </w:p>
        </w:tc>
        <w:tc>
          <w:tcPr>
            <w:tcW w:w="1890" w:type="dxa"/>
            <w:tcBorders>
              <w:left w:val="single" w:sz="4" w:space="0" w:color="auto"/>
            </w:tcBorders>
            <w:shd w:val="clear" w:color="auto" w:fill="auto"/>
          </w:tcPr>
          <w:p w14:paraId="0BEE0531" w14:textId="163451FB"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0.507</w:t>
            </w:r>
          </w:p>
        </w:tc>
        <w:tc>
          <w:tcPr>
            <w:tcW w:w="2160" w:type="dxa"/>
            <w:shd w:val="clear" w:color="auto" w:fill="auto"/>
          </w:tcPr>
          <w:p w14:paraId="4549F228" w14:textId="7039DABB"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0.589</w:t>
            </w:r>
          </w:p>
        </w:tc>
        <w:tc>
          <w:tcPr>
            <w:tcW w:w="1890" w:type="dxa"/>
            <w:tcBorders>
              <w:right w:val="single" w:sz="4" w:space="0" w:color="auto"/>
            </w:tcBorders>
            <w:shd w:val="clear" w:color="auto" w:fill="auto"/>
          </w:tcPr>
          <w:p w14:paraId="40DBBBB4" w14:textId="76891BE3" w:rsidR="008A27F3" w:rsidRPr="00F2381A" w:rsidRDefault="008A27F3"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0.726</w:t>
            </w:r>
          </w:p>
        </w:tc>
      </w:tr>
      <w:tr w:rsidR="008A27F3" w14:paraId="605C0420" w14:textId="77777777" w:rsidTr="00037702">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1993967C" w14:textId="709E3A9B" w:rsidR="008A27F3" w:rsidRPr="00DB21C5" w:rsidRDefault="008A27F3" w:rsidP="008A27F3">
            <w:pPr>
              <w:jc w:val="center"/>
              <w:rPr>
                <w:rFonts w:ascii="Times" w:hAnsi="Times"/>
                <w:color w:val="000000" w:themeColor="text1"/>
                <w:sz w:val="20"/>
                <w:szCs w:val="20"/>
              </w:rPr>
            </w:pPr>
            <w:r>
              <w:rPr>
                <w:rFonts w:ascii="Times" w:hAnsi="Times"/>
                <w:color w:val="000000" w:themeColor="text1"/>
                <w:sz w:val="20"/>
                <w:szCs w:val="20"/>
              </w:rPr>
              <w:t>Shedding - Recovery</w:t>
            </w:r>
          </w:p>
        </w:tc>
        <w:tc>
          <w:tcPr>
            <w:tcW w:w="1890" w:type="dxa"/>
            <w:tcBorders>
              <w:left w:val="single" w:sz="4" w:space="0" w:color="auto"/>
              <w:bottom w:val="single" w:sz="4" w:space="0" w:color="C9C9C9" w:themeColor="accent3" w:themeTint="99"/>
            </w:tcBorders>
            <w:shd w:val="clear" w:color="auto" w:fill="auto"/>
          </w:tcPr>
          <w:p w14:paraId="4E00C972" w14:textId="654EAFE2"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0.509</w:t>
            </w:r>
          </w:p>
        </w:tc>
        <w:tc>
          <w:tcPr>
            <w:tcW w:w="2160" w:type="dxa"/>
            <w:tcBorders>
              <w:bottom w:val="single" w:sz="4" w:space="0" w:color="C9C9C9" w:themeColor="accent3" w:themeTint="99"/>
            </w:tcBorders>
            <w:shd w:val="clear" w:color="auto" w:fill="auto"/>
          </w:tcPr>
          <w:p w14:paraId="0F3CEF50" w14:textId="16BE54D5"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0.591</w:t>
            </w:r>
          </w:p>
        </w:tc>
        <w:tc>
          <w:tcPr>
            <w:tcW w:w="1890" w:type="dxa"/>
            <w:tcBorders>
              <w:bottom w:val="single" w:sz="4" w:space="0" w:color="C9C9C9" w:themeColor="accent3" w:themeTint="99"/>
              <w:right w:val="single" w:sz="4" w:space="0" w:color="auto"/>
            </w:tcBorders>
            <w:shd w:val="clear" w:color="auto" w:fill="auto"/>
          </w:tcPr>
          <w:p w14:paraId="2FB57BD2" w14:textId="1EC94027" w:rsidR="008A27F3" w:rsidRPr="00F2381A" w:rsidRDefault="008A27F3" w:rsidP="00A26D90">
            <w:pPr>
              <w:jc w:val="center"/>
              <w:cnfStyle w:val="000000000000" w:firstRow="0" w:lastRow="0" w:firstColumn="0" w:lastColumn="0" w:oddVBand="0" w:evenVBand="0" w:oddHBand="0"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0.726</w:t>
            </w:r>
          </w:p>
        </w:tc>
      </w:tr>
      <w:tr w:rsidR="00675119" w14:paraId="34396CCE" w14:textId="77777777" w:rsidTr="0003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right w:val="single" w:sz="4" w:space="0" w:color="auto"/>
            </w:tcBorders>
          </w:tcPr>
          <w:p w14:paraId="18C5B0D1" w14:textId="013B3AC2" w:rsidR="00675119" w:rsidRPr="00DB21C5" w:rsidRDefault="00675119" w:rsidP="00675119">
            <w:pPr>
              <w:jc w:val="center"/>
              <w:rPr>
                <w:rFonts w:ascii="Times" w:hAnsi="Times"/>
                <w:color w:val="000000" w:themeColor="text1"/>
                <w:sz w:val="20"/>
                <w:szCs w:val="20"/>
              </w:rPr>
            </w:pPr>
            <w:r>
              <w:rPr>
                <w:rFonts w:ascii="Times" w:hAnsi="Times"/>
                <w:color w:val="000000" w:themeColor="text1"/>
                <w:sz w:val="20"/>
                <w:szCs w:val="20"/>
              </w:rPr>
              <w:t>Virulence - Recovery</w:t>
            </w:r>
          </w:p>
        </w:tc>
        <w:tc>
          <w:tcPr>
            <w:tcW w:w="1890" w:type="dxa"/>
            <w:tcBorders>
              <w:left w:val="single" w:sz="4" w:space="0" w:color="auto"/>
              <w:bottom w:val="single" w:sz="4" w:space="0" w:color="auto"/>
            </w:tcBorders>
            <w:shd w:val="clear" w:color="auto" w:fill="auto"/>
          </w:tcPr>
          <w:p w14:paraId="731CFAA5" w14:textId="74FD6154" w:rsidR="00675119" w:rsidRPr="00F2381A" w:rsidRDefault="00675119"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0.50</w:t>
            </w:r>
            <w:r w:rsidR="00D0597B" w:rsidRPr="00F2381A">
              <w:rPr>
                <w:rFonts w:ascii="Times" w:hAnsi="Times"/>
                <w:color w:val="000000" w:themeColor="text1"/>
                <w:sz w:val="22"/>
                <w:szCs w:val="22"/>
              </w:rPr>
              <w:t>2</w:t>
            </w:r>
          </w:p>
        </w:tc>
        <w:tc>
          <w:tcPr>
            <w:tcW w:w="2160" w:type="dxa"/>
            <w:tcBorders>
              <w:bottom w:val="single" w:sz="4" w:space="0" w:color="auto"/>
            </w:tcBorders>
            <w:shd w:val="clear" w:color="auto" w:fill="auto"/>
          </w:tcPr>
          <w:p w14:paraId="39C8790A" w14:textId="6BD04C3E" w:rsidR="00675119" w:rsidRPr="00F2381A" w:rsidRDefault="00675119"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0.512</w:t>
            </w:r>
          </w:p>
        </w:tc>
        <w:tc>
          <w:tcPr>
            <w:tcW w:w="1890" w:type="dxa"/>
            <w:tcBorders>
              <w:bottom w:val="single" w:sz="4" w:space="0" w:color="auto"/>
              <w:right w:val="single" w:sz="4" w:space="0" w:color="auto"/>
            </w:tcBorders>
            <w:shd w:val="clear" w:color="auto" w:fill="auto"/>
          </w:tcPr>
          <w:p w14:paraId="5AD83A17" w14:textId="378BBEF7" w:rsidR="00675119" w:rsidRPr="00F2381A" w:rsidRDefault="00675119" w:rsidP="00A26D90">
            <w:pPr>
              <w:jc w:val="center"/>
              <w:cnfStyle w:val="000000100000" w:firstRow="0" w:lastRow="0" w:firstColumn="0" w:lastColumn="0" w:oddVBand="0" w:evenVBand="0" w:oddHBand="1" w:evenHBand="0" w:firstRowFirstColumn="0" w:firstRowLastColumn="0" w:lastRowFirstColumn="0" w:lastRowLastColumn="0"/>
              <w:rPr>
                <w:rFonts w:ascii="Times" w:hAnsi="Times"/>
                <w:color w:val="000000" w:themeColor="text1"/>
                <w:sz w:val="22"/>
                <w:szCs w:val="22"/>
              </w:rPr>
            </w:pPr>
            <w:r w:rsidRPr="00F2381A">
              <w:rPr>
                <w:rFonts w:ascii="Times" w:hAnsi="Times"/>
                <w:color w:val="000000" w:themeColor="text1"/>
                <w:sz w:val="22"/>
                <w:szCs w:val="22"/>
              </w:rPr>
              <w:t>0.523</w:t>
            </w:r>
          </w:p>
        </w:tc>
      </w:tr>
    </w:tbl>
    <w:p w14:paraId="6451C7B9" w14:textId="0F5E8053" w:rsidR="0022155F" w:rsidRDefault="0022155F" w:rsidP="0022155F">
      <w:pPr>
        <w:jc w:val="both"/>
        <w:rPr>
          <w:b/>
          <w:bCs/>
          <w:iCs/>
        </w:rPr>
      </w:pPr>
    </w:p>
    <w:p w14:paraId="7BA1FAA0" w14:textId="77777777" w:rsidR="0022155F" w:rsidRDefault="0022155F" w:rsidP="0022155F">
      <w:pPr>
        <w:jc w:val="both"/>
        <w:rPr>
          <w:b/>
          <w:bCs/>
          <w:iCs/>
        </w:rPr>
      </w:pPr>
    </w:p>
    <w:p w14:paraId="33E567CC" w14:textId="111090A7" w:rsidR="00DD469E" w:rsidRDefault="00DD469E" w:rsidP="00895131">
      <w:pPr>
        <w:rPr>
          <w:b/>
          <w:bCs/>
          <w:iCs/>
        </w:rPr>
      </w:pPr>
    </w:p>
    <w:p w14:paraId="7CFC07D8" w14:textId="6BC5D477" w:rsidR="009A4189" w:rsidRDefault="009A4189" w:rsidP="00895131">
      <w:pPr>
        <w:rPr>
          <w:b/>
          <w:bCs/>
          <w:iCs/>
        </w:rPr>
      </w:pPr>
    </w:p>
    <w:p w14:paraId="1F74C1C2" w14:textId="77777777" w:rsidR="009A4189" w:rsidRDefault="009A4189" w:rsidP="00895131">
      <w:pPr>
        <w:rPr>
          <w:b/>
          <w:bCs/>
          <w:iCs/>
        </w:rPr>
      </w:pPr>
    </w:p>
    <w:p w14:paraId="65B35E48" w14:textId="3FBE2605" w:rsidR="001539CE" w:rsidRDefault="0072208E" w:rsidP="00895131">
      <w:pPr>
        <w:rPr>
          <w:b/>
          <w:bCs/>
          <w:iCs/>
        </w:rPr>
      </w:pPr>
      <w:r>
        <w:rPr>
          <w:b/>
          <w:bCs/>
          <w:iCs/>
        </w:rPr>
        <w:t>Distribution of R</w:t>
      </w:r>
      <w:r>
        <w:rPr>
          <w:b/>
          <w:bCs/>
          <w:iCs/>
          <w:vertAlign w:val="subscript"/>
        </w:rPr>
        <w:t>0</w:t>
      </w:r>
      <w:r>
        <w:rPr>
          <w:b/>
          <w:bCs/>
          <w:iCs/>
        </w:rPr>
        <w:t xml:space="preserve"> Values</w:t>
      </w:r>
    </w:p>
    <w:p w14:paraId="1B046417" w14:textId="5250467F" w:rsidR="0072208E" w:rsidRDefault="0072208E" w:rsidP="00895131">
      <w:pPr>
        <w:rPr>
          <w:b/>
          <w:bCs/>
          <w:iCs/>
        </w:rPr>
      </w:pPr>
    </w:p>
    <w:p w14:paraId="6CAD68B3" w14:textId="69F5793E" w:rsidR="0072208E" w:rsidRDefault="0072208E" w:rsidP="00895131">
      <w:pPr>
        <w:rPr>
          <w:b/>
          <w:bCs/>
          <w:iCs/>
        </w:rPr>
      </w:pPr>
      <w:r>
        <w:rPr>
          <w:b/>
          <w:bCs/>
          <w:iCs/>
        </w:rPr>
        <w:t>Contact and Shedding</w:t>
      </w:r>
    </w:p>
    <w:p w14:paraId="09393CBB" w14:textId="021F4636" w:rsidR="0072208E" w:rsidRPr="00D51AE0" w:rsidRDefault="00D51AE0" w:rsidP="00942F1D">
      <w:pPr>
        <w:jc w:val="center"/>
        <w:rPr>
          <w:iCs/>
        </w:rPr>
      </w:pPr>
      <w:r w:rsidRPr="00D51AE0">
        <w:rPr>
          <w:iCs/>
          <w:noProof/>
        </w:rPr>
        <w:lastRenderedPageBreak/>
        <w:drawing>
          <wp:inline distT="0" distB="0" distL="0" distR="0" wp14:anchorId="04D52C5C" wp14:editId="02D5D6ED">
            <wp:extent cx="5272126" cy="2965085"/>
            <wp:effectExtent l="0" t="0" r="0" b="0"/>
            <wp:docPr id="17" name="Content Placeholder 16" descr="Graphical user interface, application, histogram&#10;&#10;Description automatically generated">
              <a:extLst xmlns:a="http://schemas.openxmlformats.org/drawingml/2006/main">
                <a:ext uri="{FF2B5EF4-FFF2-40B4-BE49-F238E27FC236}">
                  <a16:creationId xmlns:a16="http://schemas.microsoft.com/office/drawing/2014/main" id="{907F194B-F2D8-524F-A89E-AC4EFFAB40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Graphical user interface, application, histogram&#10;&#10;Description automatically generated">
                      <a:extLst>
                        <a:ext uri="{FF2B5EF4-FFF2-40B4-BE49-F238E27FC236}">
                          <a16:creationId xmlns:a16="http://schemas.microsoft.com/office/drawing/2014/main" id="{907F194B-F2D8-524F-A89E-AC4EFFAB40B5}"/>
                        </a:ext>
                      </a:extLst>
                    </pic:cNvPr>
                    <pic:cNvPicPr>
                      <a:picLocks noGrp="1" noChangeAspect="1"/>
                    </pic:cNvPicPr>
                  </pic:nvPicPr>
                  <pic:blipFill>
                    <a:blip r:embed="rId17"/>
                    <a:stretch>
                      <a:fillRect/>
                    </a:stretch>
                  </pic:blipFill>
                  <pic:spPr>
                    <a:xfrm>
                      <a:off x="0" y="0"/>
                      <a:ext cx="5300083" cy="2980808"/>
                    </a:xfrm>
                    <a:prstGeom prst="rect">
                      <a:avLst/>
                    </a:prstGeom>
                  </pic:spPr>
                </pic:pic>
              </a:graphicData>
            </a:graphic>
          </wp:inline>
        </w:drawing>
      </w:r>
    </w:p>
    <w:p w14:paraId="5E38C1AB" w14:textId="57BD5648" w:rsidR="001539CE" w:rsidRDefault="001539CE" w:rsidP="00895131">
      <w:pPr>
        <w:rPr>
          <w:b/>
          <w:bCs/>
          <w:iCs/>
        </w:rPr>
      </w:pPr>
    </w:p>
    <w:p w14:paraId="0C7B8863" w14:textId="3477D94A" w:rsidR="007F036D" w:rsidRPr="005F6413" w:rsidRDefault="007F036D" w:rsidP="00895131">
      <w:pPr>
        <w:rPr>
          <w:iCs/>
        </w:rPr>
      </w:pPr>
      <w:r>
        <w:rPr>
          <w:iCs/>
        </w:rPr>
        <w:t xml:space="preserve">Overall, there is a clear pattern in distributions. As </w:t>
      </w:r>
      <w:r w:rsidR="005C6BEA">
        <w:rPr>
          <w:iCs/>
        </w:rPr>
        <w:t xml:space="preserve">variation increases, the distribution shifts further </w:t>
      </w:r>
      <w:proofErr w:type="gramStart"/>
      <w:r w:rsidR="005C6BEA">
        <w:rPr>
          <w:iCs/>
        </w:rPr>
        <w:t>left</w:t>
      </w:r>
      <w:proofErr w:type="gramEnd"/>
      <w:r w:rsidR="005C6BEA">
        <w:rPr>
          <w:iCs/>
        </w:rPr>
        <w:t xml:space="preserve"> and the tail length increases. The main difference between the model variants is the mean R</w:t>
      </w:r>
      <w:r w:rsidR="005C6BEA">
        <w:rPr>
          <w:iCs/>
          <w:vertAlign w:val="subscript"/>
        </w:rPr>
        <w:t xml:space="preserve">0 </w:t>
      </w:r>
      <w:r w:rsidR="005C6BEA">
        <w:rPr>
          <w:iCs/>
        </w:rPr>
        <w:t>values</w:t>
      </w:r>
      <w:r w:rsidR="00BB6C7D">
        <w:rPr>
          <w:iCs/>
        </w:rPr>
        <w:t xml:space="preserve"> with each level of variation</w:t>
      </w:r>
      <w:r w:rsidR="005C6BEA">
        <w:rPr>
          <w:iCs/>
        </w:rPr>
        <w:t xml:space="preserve">. In the no covariation case, the mean values all fall </w:t>
      </w:r>
      <w:r w:rsidR="00BB6C7D">
        <w:rPr>
          <w:iCs/>
        </w:rPr>
        <w:t>close</w:t>
      </w:r>
      <w:r w:rsidR="005C6BEA">
        <w:rPr>
          <w:iCs/>
        </w:rPr>
        <w:t xml:space="preserve"> to one another. In the positive covariation case, the </w:t>
      </w:r>
      <w:r w:rsidR="00433E52">
        <w:rPr>
          <w:iCs/>
        </w:rPr>
        <w:t xml:space="preserve">moderate variation mean is slightly higher than the low variation </w:t>
      </w:r>
      <w:proofErr w:type="gramStart"/>
      <w:r w:rsidR="00433E52">
        <w:rPr>
          <w:iCs/>
        </w:rPr>
        <w:t>mean</w:t>
      </w:r>
      <w:proofErr w:type="gramEnd"/>
      <w:r w:rsidR="00433E52">
        <w:rPr>
          <w:iCs/>
        </w:rPr>
        <w:t xml:space="preserve"> and the </w:t>
      </w:r>
      <w:r w:rsidR="005C6BEA">
        <w:rPr>
          <w:iCs/>
        </w:rPr>
        <w:t xml:space="preserve">high variation model </w:t>
      </w:r>
      <w:r w:rsidR="00433E52">
        <w:rPr>
          <w:iCs/>
        </w:rPr>
        <w:t>is</w:t>
      </w:r>
      <w:r w:rsidR="005C6BEA">
        <w:rPr>
          <w:iCs/>
        </w:rPr>
        <w:t xml:space="preserve"> much higher. </w:t>
      </w:r>
      <w:r w:rsidR="00227C8B">
        <w:rPr>
          <w:iCs/>
        </w:rPr>
        <w:t>The mean in the high variation model is being inflated by the surplus of extreme (50+) R</w:t>
      </w:r>
      <w:r w:rsidR="00227C8B">
        <w:rPr>
          <w:iCs/>
          <w:vertAlign w:val="subscript"/>
        </w:rPr>
        <w:t xml:space="preserve">0 </w:t>
      </w:r>
      <w:r w:rsidR="00227C8B">
        <w:rPr>
          <w:iCs/>
        </w:rPr>
        <w:t xml:space="preserve">values in the tail end of the distribution. </w:t>
      </w:r>
      <w:r w:rsidR="0034244E">
        <w:rPr>
          <w:iCs/>
        </w:rPr>
        <w:t>In the negative covariation case,</w:t>
      </w:r>
      <w:r w:rsidR="00433E52">
        <w:rPr>
          <w:iCs/>
        </w:rPr>
        <w:t xml:space="preserve"> the order is opposite that of positive covariation</w:t>
      </w:r>
      <w:r w:rsidR="00BB6C7D">
        <w:rPr>
          <w:iCs/>
        </w:rPr>
        <w:t xml:space="preserve">. </w:t>
      </w:r>
      <w:r w:rsidR="00433E52">
        <w:rPr>
          <w:iCs/>
        </w:rPr>
        <w:t xml:space="preserve">The low variation mean is the largest, the moderate variation is </w:t>
      </w:r>
      <w:r w:rsidR="008947A5">
        <w:rPr>
          <w:iCs/>
        </w:rPr>
        <w:t xml:space="preserve">slightly smaller, and the high variation case is the lowest mean. </w:t>
      </w:r>
      <w:r w:rsidR="003C5294">
        <w:rPr>
          <w:iCs/>
        </w:rPr>
        <w:t>In the negative covariation case, there are very few extreme R</w:t>
      </w:r>
      <w:r w:rsidR="003C5294">
        <w:rPr>
          <w:iCs/>
          <w:vertAlign w:val="subscript"/>
        </w:rPr>
        <w:t xml:space="preserve">0 </w:t>
      </w:r>
      <w:r w:rsidR="003C5294">
        <w:rPr>
          <w:iCs/>
        </w:rPr>
        <w:t>values when allowing for high variation</w:t>
      </w:r>
      <w:r w:rsidR="005F6413">
        <w:rPr>
          <w:iCs/>
        </w:rPr>
        <w:t xml:space="preserve">. In the no covariation case, we see </w:t>
      </w:r>
      <w:proofErr w:type="gramStart"/>
      <w:r w:rsidR="005F6413">
        <w:rPr>
          <w:iCs/>
        </w:rPr>
        <w:t>a number of</w:t>
      </w:r>
      <w:proofErr w:type="gramEnd"/>
      <w:r w:rsidR="005F6413">
        <w:rPr>
          <w:iCs/>
        </w:rPr>
        <w:t xml:space="preserve"> extreme values that act to increase the mean R</w:t>
      </w:r>
      <w:r w:rsidR="005F6413">
        <w:rPr>
          <w:iCs/>
          <w:vertAlign w:val="subscript"/>
        </w:rPr>
        <w:t xml:space="preserve">0 </w:t>
      </w:r>
      <w:r w:rsidR="0080574D">
        <w:rPr>
          <w:iCs/>
        </w:rPr>
        <w:t xml:space="preserve">just enough to be about the same as the low </w:t>
      </w:r>
      <w:r w:rsidR="00A24A08">
        <w:rPr>
          <w:iCs/>
        </w:rPr>
        <w:t xml:space="preserve">and moderate </w:t>
      </w:r>
      <w:r w:rsidR="0080574D">
        <w:rPr>
          <w:iCs/>
        </w:rPr>
        <w:t>variation mean</w:t>
      </w:r>
      <w:r w:rsidR="00A24A08">
        <w:rPr>
          <w:iCs/>
        </w:rPr>
        <w:t>s</w:t>
      </w:r>
      <w:r w:rsidR="0080574D">
        <w:rPr>
          <w:iCs/>
        </w:rPr>
        <w:t>.</w:t>
      </w:r>
      <w:r w:rsidR="005F6413">
        <w:rPr>
          <w:iCs/>
        </w:rPr>
        <w:t xml:space="preserve"> </w:t>
      </w:r>
    </w:p>
    <w:p w14:paraId="01D7995E" w14:textId="77777777" w:rsidR="007F036D" w:rsidRDefault="007F036D" w:rsidP="00895131">
      <w:pPr>
        <w:rPr>
          <w:iCs/>
        </w:rPr>
      </w:pPr>
    </w:p>
    <w:p w14:paraId="360EB0D4" w14:textId="77777777" w:rsidR="004F50EE" w:rsidRDefault="004F50EE" w:rsidP="00895131">
      <w:pPr>
        <w:rPr>
          <w:iCs/>
        </w:rPr>
      </w:pPr>
    </w:p>
    <w:p w14:paraId="343DCE7F" w14:textId="77777777" w:rsidR="004F50EE" w:rsidRDefault="004F50EE" w:rsidP="00895131">
      <w:pPr>
        <w:rPr>
          <w:iCs/>
        </w:rPr>
      </w:pPr>
    </w:p>
    <w:p w14:paraId="5A83A30D" w14:textId="071306B6" w:rsidR="00881F60" w:rsidRDefault="00881F60" w:rsidP="00895131">
      <w:pPr>
        <w:rPr>
          <w:iCs/>
        </w:rPr>
      </w:pPr>
    </w:p>
    <w:p w14:paraId="7FF5378D" w14:textId="3258CFDB" w:rsidR="00881F60" w:rsidRDefault="00881F60" w:rsidP="00942F1D">
      <w:pPr>
        <w:jc w:val="center"/>
        <w:rPr>
          <w:iCs/>
        </w:rPr>
      </w:pPr>
      <w:r w:rsidRPr="00881F60">
        <w:rPr>
          <w:iCs/>
          <w:noProof/>
        </w:rPr>
        <w:lastRenderedPageBreak/>
        <w:drawing>
          <wp:inline distT="0" distB="0" distL="0" distR="0" wp14:anchorId="11E5581C" wp14:editId="06D8353F">
            <wp:extent cx="3795733" cy="2372333"/>
            <wp:effectExtent l="0" t="0" r="1905" b="3175"/>
            <wp:docPr id="8" name="Content Placeholder 4" descr="Graphical user interface, chart, box and whisker chart&#10;&#10;Description automatically generated">
              <a:extLst xmlns:a="http://schemas.openxmlformats.org/drawingml/2006/main">
                <a:ext uri="{FF2B5EF4-FFF2-40B4-BE49-F238E27FC236}">
                  <a16:creationId xmlns:a16="http://schemas.microsoft.com/office/drawing/2014/main" id="{AEE2D9C2-90E1-2F49-9935-2A5605229E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chart, box and whisker chart&#10;&#10;Description automatically generated">
                      <a:extLst>
                        <a:ext uri="{FF2B5EF4-FFF2-40B4-BE49-F238E27FC236}">
                          <a16:creationId xmlns:a16="http://schemas.microsoft.com/office/drawing/2014/main" id="{AEE2D9C2-90E1-2F49-9935-2A5605229E63}"/>
                        </a:ext>
                      </a:extLst>
                    </pic:cNvPr>
                    <pic:cNvPicPr>
                      <a:picLocks noGrp="1" noChangeAspect="1"/>
                    </pic:cNvPicPr>
                  </pic:nvPicPr>
                  <pic:blipFill>
                    <a:blip r:embed="rId18"/>
                    <a:stretch>
                      <a:fillRect/>
                    </a:stretch>
                  </pic:blipFill>
                  <pic:spPr>
                    <a:xfrm>
                      <a:off x="0" y="0"/>
                      <a:ext cx="3804247" cy="2377654"/>
                    </a:xfrm>
                    <a:prstGeom prst="rect">
                      <a:avLst/>
                    </a:prstGeom>
                  </pic:spPr>
                </pic:pic>
              </a:graphicData>
            </a:graphic>
          </wp:inline>
        </w:drawing>
      </w:r>
    </w:p>
    <w:p w14:paraId="142AC334" w14:textId="4545557B" w:rsidR="00881F60" w:rsidRDefault="00583CE8" w:rsidP="00895131">
      <w:pPr>
        <w:rPr>
          <w:iCs/>
        </w:rPr>
      </w:pPr>
      <w:r>
        <w:rPr>
          <w:iCs/>
        </w:rPr>
        <w:t xml:space="preserve">Looking at boxplots of </w:t>
      </w:r>
      <w:r w:rsidR="00A82217">
        <w:rPr>
          <w:iCs/>
        </w:rPr>
        <w:t xml:space="preserve">R-effective values, we see a similar pattern. High levels of variation result in most individuals with an R-effective value of zero, but also the potential to have extremely high R-effective values as well. </w:t>
      </w:r>
      <w:r w:rsidR="00BE3787">
        <w:rPr>
          <w:iCs/>
        </w:rPr>
        <w:t xml:space="preserve">In the negative covariation case, we see that a moderate level of variation leads to a higher maximum R-effective value than high variation, though </w:t>
      </w:r>
      <w:r w:rsidR="00453C63">
        <w:rPr>
          <w:iCs/>
        </w:rPr>
        <w:t xml:space="preserve">only by a small margin. </w:t>
      </w:r>
    </w:p>
    <w:p w14:paraId="405F60DF" w14:textId="26141F4F" w:rsidR="003F4F72" w:rsidRDefault="003F4F72" w:rsidP="00895131">
      <w:pPr>
        <w:rPr>
          <w:iCs/>
        </w:rPr>
      </w:pPr>
    </w:p>
    <w:p w14:paraId="37A26E38" w14:textId="008687EB" w:rsidR="00A264D0" w:rsidRPr="00D7205D" w:rsidRDefault="003F4F72" w:rsidP="00895131">
      <w:pPr>
        <w:rPr>
          <w:b/>
          <w:bCs/>
          <w:iCs/>
        </w:rPr>
      </w:pPr>
      <w:r w:rsidRPr="00A90AF1">
        <w:rPr>
          <w:b/>
          <w:bCs/>
          <w:iCs/>
        </w:rPr>
        <w:t>Shedding and Virulence/Recovery</w:t>
      </w:r>
    </w:p>
    <w:p w14:paraId="4530BB93" w14:textId="6D625DAE" w:rsidR="00A264D0" w:rsidRDefault="00A264D0" w:rsidP="00942F1D">
      <w:pPr>
        <w:jc w:val="center"/>
        <w:rPr>
          <w:iCs/>
        </w:rPr>
      </w:pPr>
    </w:p>
    <w:p w14:paraId="59FB1113" w14:textId="77777777" w:rsidR="00275C4D" w:rsidRPr="00394F5E" w:rsidRDefault="00275C4D" w:rsidP="00942F1D">
      <w:pPr>
        <w:jc w:val="center"/>
        <w:rPr>
          <w:iCs/>
        </w:rPr>
      </w:pPr>
    </w:p>
    <w:p w14:paraId="44F179AB" w14:textId="21E61FFD" w:rsidR="003F4F72" w:rsidRDefault="003F4F72" w:rsidP="00942F1D">
      <w:pPr>
        <w:jc w:val="center"/>
        <w:rPr>
          <w:iCs/>
        </w:rPr>
      </w:pPr>
      <w:r w:rsidRPr="003F4F72">
        <w:rPr>
          <w:iCs/>
          <w:noProof/>
        </w:rPr>
        <w:drawing>
          <wp:inline distT="0" distB="0" distL="0" distR="0" wp14:anchorId="0BCF07EA" wp14:editId="4BBFD689">
            <wp:extent cx="4589510" cy="2868444"/>
            <wp:effectExtent l="0" t="0" r="0" b="1905"/>
            <wp:docPr id="9" name="Content Placeholder 4" descr="Graphical user interface&#10;&#10;Description automatically generated">
              <a:extLst xmlns:a="http://schemas.openxmlformats.org/drawingml/2006/main">
                <a:ext uri="{FF2B5EF4-FFF2-40B4-BE49-F238E27FC236}">
                  <a16:creationId xmlns:a16="http://schemas.microsoft.com/office/drawing/2014/main" id="{434AED7E-3BE7-0448-8DD4-15ACDBB96B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10;&#10;Description automatically generated">
                      <a:extLst>
                        <a:ext uri="{FF2B5EF4-FFF2-40B4-BE49-F238E27FC236}">
                          <a16:creationId xmlns:a16="http://schemas.microsoft.com/office/drawing/2014/main" id="{434AED7E-3BE7-0448-8DD4-15ACDBB96BBD}"/>
                        </a:ext>
                      </a:extLst>
                    </pic:cNvPr>
                    <pic:cNvPicPr>
                      <a:picLocks noGrp="1" noChangeAspect="1"/>
                    </pic:cNvPicPr>
                  </pic:nvPicPr>
                  <pic:blipFill>
                    <a:blip r:embed="rId19"/>
                    <a:stretch>
                      <a:fillRect/>
                    </a:stretch>
                  </pic:blipFill>
                  <pic:spPr>
                    <a:xfrm>
                      <a:off x="0" y="0"/>
                      <a:ext cx="4615716" cy="2884823"/>
                    </a:xfrm>
                    <a:prstGeom prst="rect">
                      <a:avLst/>
                    </a:prstGeom>
                  </pic:spPr>
                </pic:pic>
              </a:graphicData>
            </a:graphic>
          </wp:inline>
        </w:drawing>
      </w:r>
    </w:p>
    <w:p w14:paraId="1465FF2F" w14:textId="27FB727C" w:rsidR="00D7205D" w:rsidRDefault="00D7205D" w:rsidP="00942F1D">
      <w:pPr>
        <w:jc w:val="center"/>
        <w:rPr>
          <w:iCs/>
        </w:rPr>
      </w:pPr>
    </w:p>
    <w:p w14:paraId="078BE641" w14:textId="77777777" w:rsidR="00902DA8" w:rsidRDefault="00902DA8" w:rsidP="00D7205D">
      <w:pPr>
        <w:rPr>
          <w:iCs/>
        </w:rPr>
      </w:pPr>
    </w:p>
    <w:p w14:paraId="14265DD1" w14:textId="5E8AA294" w:rsidR="00C1578A" w:rsidRPr="0056243B" w:rsidRDefault="00C1578A" w:rsidP="00D7205D">
      <w:pPr>
        <w:rPr>
          <w:iCs/>
        </w:rPr>
      </w:pPr>
      <w:r>
        <w:rPr>
          <w:iCs/>
        </w:rPr>
        <w:t>The general pattern of R</w:t>
      </w:r>
      <w:r>
        <w:rPr>
          <w:iCs/>
          <w:vertAlign w:val="subscript"/>
        </w:rPr>
        <w:t xml:space="preserve">0 </w:t>
      </w:r>
      <w:r>
        <w:rPr>
          <w:iCs/>
        </w:rPr>
        <w:t xml:space="preserve">distributions </w:t>
      </w:r>
      <w:r w:rsidR="005907E0">
        <w:rPr>
          <w:iCs/>
        </w:rPr>
        <w:t xml:space="preserve">of shedding and virulence and shedding and recovery </w:t>
      </w:r>
      <w:r>
        <w:rPr>
          <w:iCs/>
        </w:rPr>
        <w:t xml:space="preserve">are </w:t>
      </w:r>
      <w:proofErr w:type="gramStart"/>
      <w:r>
        <w:rPr>
          <w:iCs/>
        </w:rPr>
        <w:t>similar to</w:t>
      </w:r>
      <w:proofErr w:type="gramEnd"/>
      <w:r>
        <w:rPr>
          <w:iCs/>
        </w:rPr>
        <w:t xml:space="preserve"> when contact rate and shedding covary</w:t>
      </w:r>
      <w:r w:rsidR="00755D85">
        <w:rPr>
          <w:iCs/>
        </w:rPr>
        <w:t xml:space="preserve">, with increasing variation leading to a shift left and increasing tail length. </w:t>
      </w:r>
      <w:r w:rsidR="00065E9E">
        <w:rPr>
          <w:iCs/>
        </w:rPr>
        <w:t>With no covariation, the mean R</w:t>
      </w:r>
      <w:r w:rsidR="00065E9E">
        <w:rPr>
          <w:iCs/>
          <w:vertAlign w:val="subscript"/>
        </w:rPr>
        <w:t xml:space="preserve">0 </w:t>
      </w:r>
      <w:r w:rsidR="00065E9E">
        <w:rPr>
          <w:iCs/>
        </w:rPr>
        <w:t>values all fall near the expected value</w:t>
      </w:r>
      <w:r w:rsidR="000615CB">
        <w:rPr>
          <w:iCs/>
        </w:rPr>
        <w:t>, likewise with positive covariation. When these traits negatively covary, however, we see that the mean R</w:t>
      </w:r>
      <w:r w:rsidR="000615CB">
        <w:rPr>
          <w:iCs/>
          <w:vertAlign w:val="subscript"/>
        </w:rPr>
        <w:t xml:space="preserve">0 </w:t>
      </w:r>
      <w:r w:rsidR="000615CB">
        <w:rPr>
          <w:iCs/>
        </w:rPr>
        <w:t xml:space="preserve">values increase with increasing levels of variation. </w:t>
      </w:r>
      <w:r w:rsidR="0056243B">
        <w:rPr>
          <w:iCs/>
        </w:rPr>
        <w:t>In conjunction, we see increasing numbers of individuals with extreme R</w:t>
      </w:r>
      <w:r w:rsidR="0056243B">
        <w:rPr>
          <w:iCs/>
          <w:vertAlign w:val="subscript"/>
        </w:rPr>
        <w:t xml:space="preserve">0 </w:t>
      </w:r>
      <w:r w:rsidR="0056243B">
        <w:rPr>
          <w:iCs/>
        </w:rPr>
        <w:t xml:space="preserve">values, which </w:t>
      </w:r>
      <w:r w:rsidR="00603A6B">
        <w:rPr>
          <w:iCs/>
        </w:rPr>
        <w:t xml:space="preserve">acts to inflate the means. </w:t>
      </w:r>
    </w:p>
    <w:p w14:paraId="7463D2AA" w14:textId="77777777" w:rsidR="00D7205D" w:rsidRDefault="00D7205D" w:rsidP="00D7205D">
      <w:pPr>
        <w:rPr>
          <w:iCs/>
        </w:rPr>
      </w:pPr>
    </w:p>
    <w:p w14:paraId="2A107B04" w14:textId="0B68C927" w:rsidR="00CE5838" w:rsidRPr="00881F60" w:rsidRDefault="00CE5838" w:rsidP="00942F1D">
      <w:pPr>
        <w:jc w:val="center"/>
        <w:rPr>
          <w:iCs/>
        </w:rPr>
      </w:pPr>
      <w:r w:rsidRPr="00CE5838">
        <w:rPr>
          <w:iCs/>
          <w:noProof/>
        </w:rPr>
        <w:drawing>
          <wp:inline distT="0" distB="0" distL="0" distR="0" wp14:anchorId="4DF997C3" wp14:editId="3B27B1E9">
            <wp:extent cx="4589510" cy="2868444"/>
            <wp:effectExtent l="0" t="0" r="0" b="1905"/>
            <wp:docPr id="10" name="Content Placeholder 4" descr="Graphical user interface, application&#10;&#10;Description automatically generated">
              <a:extLst xmlns:a="http://schemas.openxmlformats.org/drawingml/2006/main">
                <a:ext uri="{FF2B5EF4-FFF2-40B4-BE49-F238E27FC236}">
                  <a16:creationId xmlns:a16="http://schemas.microsoft.com/office/drawing/2014/main" id="{3221E209-2716-6D4B-855D-9E92025448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3221E209-2716-6D4B-855D-9E920254482A}"/>
                        </a:ext>
                      </a:extLst>
                    </pic:cNvPr>
                    <pic:cNvPicPr>
                      <a:picLocks noGrp="1" noChangeAspect="1"/>
                    </pic:cNvPicPr>
                  </pic:nvPicPr>
                  <pic:blipFill>
                    <a:blip r:embed="rId20"/>
                    <a:stretch>
                      <a:fillRect/>
                    </a:stretch>
                  </pic:blipFill>
                  <pic:spPr>
                    <a:xfrm>
                      <a:off x="0" y="0"/>
                      <a:ext cx="4599307" cy="2874567"/>
                    </a:xfrm>
                    <a:prstGeom prst="rect">
                      <a:avLst/>
                    </a:prstGeom>
                  </pic:spPr>
                </pic:pic>
              </a:graphicData>
            </a:graphic>
          </wp:inline>
        </w:drawing>
      </w:r>
    </w:p>
    <w:p w14:paraId="7673E401" w14:textId="4E9F274D" w:rsidR="00DD469E" w:rsidRDefault="00453C63" w:rsidP="00453C63">
      <w:pPr>
        <w:jc w:val="center"/>
        <w:rPr>
          <w:b/>
          <w:bCs/>
          <w:iCs/>
        </w:rPr>
      </w:pPr>
      <w:r w:rsidRPr="00A264D0">
        <w:rPr>
          <w:iCs/>
          <w:noProof/>
        </w:rPr>
        <w:drawing>
          <wp:inline distT="0" distB="0" distL="0" distR="0" wp14:anchorId="4AB39914" wp14:editId="67046184">
            <wp:extent cx="5011690" cy="3132306"/>
            <wp:effectExtent l="0" t="0" r="5080" b="5080"/>
            <wp:docPr id="11" name="Content Placeholder 4" descr="Graphical user interface, chart&#10;&#10;Description automatically generated">
              <a:extLst xmlns:a="http://schemas.openxmlformats.org/drawingml/2006/main">
                <a:ext uri="{FF2B5EF4-FFF2-40B4-BE49-F238E27FC236}">
                  <a16:creationId xmlns:a16="http://schemas.microsoft.com/office/drawing/2014/main" id="{BFD41EB4-3C5A-7740-B857-F45CE641F3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chart&#10;&#10;Description automatically generated">
                      <a:extLst>
                        <a:ext uri="{FF2B5EF4-FFF2-40B4-BE49-F238E27FC236}">
                          <a16:creationId xmlns:a16="http://schemas.microsoft.com/office/drawing/2014/main" id="{BFD41EB4-3C5A-7740-B857-F45CE641F30B}"/>
                        </a:ext>
                      </a:extLst>
                    </pic:cNvPr>
                    <pic:cNvPicPr>
                      <a:picLocks noGrp="1" noChangeAspect="1"/>
                    </pic:cNvPicPr>
                  </pic:nvPicPr>
                  <pic:blipFill>
                    <a:blip r:embed="rId21"/>
                    <a:stretch>
                      <a:fillRect/>
                    </a:stretch>
                  </pic:blipFill>
                  <pic:spPr>
                    <a:xfrm>
                      <a:off x="0" y="0"/>
                      <a:ext cx="5094644" cy="3184152"/>
                    </a:xfrm>
                    <a:prstGeom prst="rect">
                      <a:avLst/>
                    </a:prstGeom>
                  </pic:spPr>
                </pic:pic>
              </a:graphicData>
            </a:graphic>
          </wp:inline>
        </w:drawing>
      </w:r>
    </w:p>
    <w:p w14:paraId="291E7F04" w14:textId="7694E372" w:rsidR="00453C63" w:rsidRDefault="00453C63" w:rsidP="00895131">
      <w:pPr>
        <w:rPr>
          <w:b/>
          <w:bCs/>
          <w:iCs/>
        </w:rPr>
      </w:pPr>
    </w:p>
    <w:p w14:paraId="48E68593" w14:textId="42F1C405" w:rsidR="00453C63" w:rsidRPr="00D043A8" w:rsidRDefault="00D043A8" w:rsidP="00895131">
      <w:pPr>
        <w:rPr>
          <w:iCs/>
        </w:rPr>
      </w:pPr>
      <w:r>
        <w:rPr>
          <w:iCs/>
        </w:rPr>
        <w:t xml:space="preserve">Unlike with covariation between contact and shedding, in these variants </w:t>
      </w:r>
      <w:r w:rsidR="00B81F15">
        <w:rPr>
          <w:iCs/>
        </w:rPr>
        <w:t xml:space="preserve">the box plots of R-effective are virtually identical aside from their outliers. In all directions of covariation, high levels of variation lead to higher maximum R-effective values. </w:t>
      </w:r>
    </w:p>
    <w:p w14:paraId="3BD4C472" w14:textId="77777777" w:rsidR="00D043A8" w:rsidRDefault="00D043A8" w:rsidP="00895131">
      <w:pPr>
        <w:rPr>
          <w:b/>
          <w:bCs/>
          <w:iCs/>
        </w:rPr>
      </w:pPr>
    </w:p>
    <w:p w14:paraId="18A5510D" w14:textId="76FAA6F1" w:rsidR="0010787B" w:rsidRPr="00262226" w:rsidRDefault="006B0158" w:rsidP="00895131">
      <w:pPr>
        <w:rPr>
          <w:b/>
          <w:bCs/>
          <w:iCs/>
        </w:rPr>
      </w:pPr>
      <w:r>
        <w:rPr>
          <w:b/>
          <w:bCs/>
          <w:iCs/>
        </w:rPr>
        <w:t>Virulence and Recovery</w:t>
      </w:r>
    </w:p>
    <w:p w14:paraId="757E50D6" w14:textId="6AE143D8" w:rsidR="0010787B" w:rsidRPr="00DB3490" w:rsidRDefault="0010787B" w:rsidP="00942F1D">
      <w:pPr>
        <w:jc w:val="center"/>
        <w:rPr>
          <w:iCs/>
        </w:rPr>
      </w:pPr>
      <w:r w:rsidRPr="0010787B">
        <w:rPr>
          <w:iCs/>
          <w:noProof/>
        </w:rPr>
        <w:lastRenderedPageBreak/>
        <w:drawing>
          <wp:inline distT="0" distB="0" distL="0" distR="0" wp14:anchorId="5EF4AC3B" wp14:editId="744F1CD3">
            <wp:extent cx="4191129" cy="2619456"/>
            <wp:effectExtent l="0" t="0" r="0" b="0"/>
            <wp:docPr id="15" name="Content Placeholder 4" descr="Graphical user interface, chart&#10;&#10;Description automatically generated">
              <a:extLst xmlns:a="http://schemas.openxmlformats.org/drawingml/2006/main">
                <a:ext uri="{FF2B5EF4-FFF2-40B4-BE49-F238E27FC236}">
                  <a16:creationId xmlns:a16="http://schemas.microsoft.com/office/drawing/2014/main" id="{6850C330-B871-E142-96FD-A4D1A5EA11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chart&#10;&#10;Description automatically generated">
                      <a:extLst>
                        <a:ext uri="{FF2B5EF4-FFF2-40B4-BE49-F238E27FC236}">
                          <a16:creationId xmlns:a16="http://schemas.microsoft.com/office/drawing/2014/main" id="{6850C330-B871-E142-96FD-A4D1A5EA11D6}"/>
                        </a:ext>
                      </a:extLst>
                    </pic:cNvPr>
                    <pic:cNvPicPr>
                      <a:picLocks noGrp="1" noChangeAspect="1"/>
                    </pic:cNvPicPr>
                  </pic:nvPicPr>
                  <pic:blipFill>
                    <a:blip r:embed="rId22"/>
                    <a:stretch>
                      <a:fillRect/>
                    </a:stretch>
                  </pic:blipFill>
                  <pic:spPr>
                    <a:xfrm>
                      <a:off x="0" y="0"/>
                      <a:ext cx="4219079" cy="2636925"/>
                    </a:xfrm>
                    <a:prstGeom prst="rect">
                      <a:avLst/>
                    </a:prstGeom>
                  </pic:spPr>
                </pic:pic>
              </a:graphicData>
            </a:graphic>
          </wp:inline>
        </w:drawing>
      </w:r>
    </w:p>
    <w:p w14:paraId="0F387A7E" w14:textId="2E80B510" w:rsidR="00DD469E" w:rsidRPr="00C6764E" w:rsidRDefault="00262226" w:rsidP="00895131">
      <w:pPr>
        <w:rPr>
          <w:b/>
          <w:bCs/>
          <w:iCs/>
        </w:rPr>
      </w:pPr>
      <w:r>
        <w:rPr>
          <w:iCs/>
        </w:rPr>
        <w:t xml:space="preserve">As with epidemic size, we see no effect of covariation direction on </w:t>
      </w:r>
      <w:r w:rsidR="00C6764E">
        <w:rPr>
          <w:iCs/>
        </w:rPr>
        <w:t>R</w:t>
      </w:r>
      <w:r w:rsidR="00C6764E">
        <w:rPr>
          <w:iCs/>
          <w:vertAlign w:val="subscript"/>
        </w:rPr>
        <w:t xml:space="preserve">0 </w:t>
      </w:r>
      <w:r w:rsidR="00C6764E">
        <w:rPr>
          <w:iCs/>
        </w:rPr>
        <w:t xml:space="preserve">distributions. The only effect is from level of variation. </w:t>
      </w:r>
      <w:r w:rsidR="00910A45">
        <w:rPr>
          <w:iCs/>
        </w:rPr>
        <w:t>At low variation levels, we see a normal distribution centered around the expected R</w:t>
      </w:r>
      <w:r w:rsidR="00910A45">
        <w:rPr>
          <w:iCs/>
          <w:vertAlign w:val="subscript"/>
        </w:rPr>
        <w:t xml:space="preserve">0 </w:t>
      </w:r>
      <w:r w:rsidR="00910A45">
        <w:rPr>
          <w:iCs/>
        </w:rPr>
        <w:t xml:space="preserve">value of about 3.8. </w:t>
      </w:r>
      <w:r w:rsidR="00957FBB">
        <w:rPr>
          <w:iCs/>
        </w:rPr>
        <w:t>With moderate variation, this distribution flattens out and we see a larger diversity of R</w:t>
      </w:r>
      <w:r w:rsidR="00957FBB">
        <w:rPr>
          <w:iCs/>
          <w:vertAlign w:val="subscript"/>
        </w:rPr>
        <w:t xml:space="preserve">0 </w:t>
      </w:r>
      <w:r w:rsidR="00957FBB">
        <w:rPr>
          <w:iCs/>
        </w:rPr>
        <w:t xml:space="preserve">values, but still a </w:t>
      </w:r>
      <w:r w:rsidR="003A6B12">
        <w:rPr>
          <w:iCs/>
        </w:rPr>
        <w:t>generally normal shape. With high variation, the distribution is very flattened with</w:t>
      </w:r>
      <w:r w:rsidR="006A53DD">
        <w:rPr>
          <w:iCs/>
        </w:rPr>
        <w:t xml:space="preserve"> very similar frequency of R</w:t>
      </w:r>
      <w:r w:rsidR="006A53DD">
        <w:rPr>
          <w:iCs/>
          <w:vertAlign w:val="subscript"/>
        </w:rPr>
        <w:t xml:space="preserve">0 </w:t>
      </w:r>
      <w:r w:rsidR="006A53DD">
        <w:rPr>
          <w:iCs/>
        </w:rPr>
        <w:t xml:space="preserve">values from </w:t>
      </w:r>
      <w:r w:rsidR="00344D75">
        <w:rPr>
          <w:iCs/>
        </w:rPr>
        <w:t>about five to ten. In these model variants, increasing variation always increases the mean R</w:t>
      </w:r>
      <w:r w:rsidR="00344D75">
        <w:rPr>
          <w:iCs/>
          <w:vertAlign w:val="subscript"/>
        </w:rPr>
        <w:t xml:space="preserve">0 </w:t>
      </w:r>
      <w:r w:rsidR="00344D75">
        <w:rPr>
          <w:iCs/>
        </w:rPr>
        <w:t xml:space="preserve">value. We do not see as extreme of values in these simulations as all other parameter pairings. </w:t>
      </w:r>
    </w:p>
    <w:p w14:paraId="5136F280" w14:textId="6F57B9A5" w:rsidR="00DD469E" w:rsidRDefault="00DD469E" w:rsidP="00895131">
      <w:pPr>
        <w:rPr>
          <w:b/>
          <w:bCs/>
          <w:iCs/>
        </w:rPr>
      </w:pPr>
    </w:p>
    <w:p w14:paraId="1379E818" w14:textId="472DBC36" w:rsidR="00B804F6" w:rsidRDefault="00B804F6" w:rsidP="00895131">
      <w:pPr>
        <w:rPr>
          <w:b/>
          <w:bCs/>
          <w:iCs/>
        </w:rPr>
      </w:pPr>
      <w:r>
        <w:rPr>
          <w:b/>
          <w:bCs/>
          <w:iCs/>
        </w:rPr>
        <w:t>Discussion</w:t>
      </w:r>
    </w:p>
    <w:p w14:paraId="409A33DE" w14:textId="19DD3F5F" w:rsidR="00B804F6" w:rsidRDefault="00B804F6" w:rsidP="00895131">
      <w:pPr>
        <w:rPr>
          <w:b/>
          <w:bCs/>
          <w:iCs/>
        </w:rPr>
      </w:pPr>
    </w:p>
    <w:p w14:paraId="421466DD" w14:textId="77777777" w:rsidR="00EA33A8" w:rsidRDefault="005F61F7" w:rsidP="00926C54">
      <w:pPr>
        <w:rPr>
          <w:iCs/>
        </w:rPr>
      </w:pPr>
      <w:r>
        <w:rPr>
          <w:iCs/>
        </w:rPr>
        <w:t xml:space="preserve">From our results, two clear patterns emerged. One, </w:t>
      </w:r>
      <w:r w:rsidR="00262360">
        <w:rPr>
          <w:iCs/>
        </w:rPr>
        <w:t xml:space="preserve">sans covariation between virulence and recovery, </w:t>
      </w:r>
      <w:r>
        <w:rPr>
          <w:iCs/>
        </w:rPr>
        <w:t xml:space="preserve">increasing </w:t>
      </w:r>
      <w:r w:rsidR="00220229">
        <w:rPr>
          <w:iCs/>
        </w:rPr>
        <w:t xml:space="preserve">the level of </w:t>
      </w:r>
      <w:r>
        <w:rPr>
          <w:iCs/>
        </w:rPr>
        <w:t>variation</w:t>
      </w:r>
      <w:r w:rsidR="0051703C">
        <w:rPr>
          <w:iCs/>
        </w:rPr>
        <w:t xml:space="preserve"> </w:t>
      </w:r>
      <w:r w:rsidR="00220229">
        <w:rPr>
          <w:iCs/>
        </w:rPr>
        <w:t xml:space="preserve">increases </w:t>
      </w:r>
      <w:r w:rsidR="0051703C">
        <w:rPr>
          <w:iCs/>
        </w:rPr>
        <w:t>the proportion of infected individuals that cause no secondary infections, irrespective of direction of covariation</w:t>
      </w:r>
      <w:r w:rsidR="00220229">
        <w:rPr>
          <w:iCs/>
        </w:rPr>
        <w:t xml:space="preserve">. Secondly, again barring covariation between virulence and recovery, as variation increases, </w:t>
      </w:r>
      <w:r w:rsidR="00BC2FF4">
        <w:rPr>
          <w:iCs/>
        </w:rPr>
        <w:t>the distribution of R</w:t>
      </w:r>
      <w:r w:rsidR="00BC2FF4">
        <w:rPr>
          <w:iCs/>
          <w:vertAlign w:val="subscript"/>
        </w:rPr>
        <w:t xml:space="preserve">0 </w:t>
      </w:r>
      <w:r w:rsidR="00BC2FF4">
        <w:rPr>
          <w:iCs/>
        </w:rPr>
        <w:t xml:space="preserve">shifts towards zero while the tail </w:t>
      </w:r>
      <w:r w:rsidR="00C30A4E">
        <w:rPr>
          <w:iCs/>
        </w:rPr>
        <w:t>of the distribution is elongated, indicating an increase in maximum R</w:t>
      </w:r>
      <w:r w:rsidR="00C30A4E">
        <w:rPr>
          <w:iCs/>
          <w:vertAlign w:val="subscript"/>
        </w:rPr>
        <w:t xml:space="preserve">0 </w:t>
      </w:r>
      <w:r w:rsidR="00C30A4E">
        <w:rPr>
          <w:iCs/>
        </w:rPr>
        <w:t xml:space="preserve">values despite the </w:t>
      </w:r>
      <w:r w:rsidR="0070640E">
        <w:rPr>
          <w:iCs/>
        </w:rPr>
        <w:t xml:space="preserve">shift of </w:t>
      </w:r>
      <w:r w:rsidR="003E3806">
        <w:rPr>
          <w:iCs/>
        </w:rPr>
        <w:t>R</w:t>
      </w:r>
      <w:r w:rsidR="003E3806">
        <w:rPr>
          <w:iCs/>
          <w:vertAlign w:val="subscript"/>
        </w:rPr>
        <w:t xml:space="preserve">0 </w:t>
      </w:r>
      <w:r w:rsidR="003E3806">
        <w:rPr>
          <w:iCs/>
        </w:rPr>
        <w:t>values</w:t>
      </w:r>
      <w:r w:rsidR="0070640E">
        <w:rPr>
          <w:iCs/>
        </w:rPr>
        <w:t xml:space="preserve"> towards zero</w:t>
      </w:r>
      <w:r w:rsidR="003E3806">
        <w:rPr>
          <w:iCs/>
        </w:rPr>
        <w:t xml:space="preserve">. </w:t>
      </w:r>
      <w:r w:rsidR="00980A31">
        <w:rPr>
          <w:iCs/>
        </w:rPr>
        <w:t xml:space="preserve">Despite these patterns, we do not see a </w:t>
      </w:r>
      <w:r w:rsidR="00440D30">
        <w:rPr>
          <w:iCs/>
        </w:rPr>
        <w:t>clear-cut</w:t>
      </w:r>
      <w:r w:rsidR="00644DA7">
        <w:rPr>
          <w:iCs/>
        </w:rPr>
        <w:t xml:space="preserve"> </w:t>
      </w:r>
      <w:r w:rsidR="00980A31">
        <w:rPr>
          <w:iCs/>
        </w:rPr>
        <w:t xml:space="preserve">pattern in effect </w:t>
      </w:r>
      <w:r w:rsidR="00644DA7">
        <w:rPr>
          <w:iCs/>
        </w:rPr>
        <w:t xml:space="preserve">of covariation and amount of variation </w:t>
      </w:r>
      <w:r w:rsidR="00980A31">
        <w:rPr>
          <w:iCs/>
        </w:rPr>
        <w:t>on epidemic size</w:t>
      </w:r>
      <w:r w:rsidR="00644DA7">
        <w:rPr>
          <w:iCs/>
        </w:rPr>
        <w:t xml:space="preserve">. </w:t>
      </w:r>
      <w:r w:rsidR="00440D30">
        <w:rPr>
          <w:iCs/>
        </w:rPr>
        <w:t xml:space="preserve">For example, when contact rate and shedding covary, </w:t>
      </w:r>
      <w:r w:rsidR="00790DFF">
        <w:rPr>
          <w:iCs/>
        </w:rPr>
        <w:t>positive covariation at moderate level of variation</w:t>
      </w:r>
      <w:r w:rsidR="000C0BB4">
        <w:rPr>
          <w:iCs/>
        </w:rPr>
        <w:t xml:space="preserve"> leads to a larger epidemic, while negative covariation leads to a smaller epidemic. </w:t>
      </w:r>
    </w:p>
    <w:p w14:paraId="59C9E114" w14:textId="77777777" w:rsidR="00EA33A8" w:rsidRDefault="00EA33A8" w:rsidP="00926C54">
      <w:pPr>
        <w:rPr>
          <w:iCs/>
        </w:rPr>
      </w:pPr>
    </w:p>
    <w:p w14:paraId="39702AD9" w14:textId="75558CE1" w:rsidR="00EA33A8" w:rsidRDefault="00542387" w:rsidP="00926C54">
      <w:pPr>
        <w:rPr>
          <w:iCs/>
        </w:rPr>
      </w:pPr>
      <w:r>
        <w:rPr>
          <w:iCs/>
        </w:rPr>
        <w:t xml:space="preserve">This result follows from </w:t>
      </w:r>
      <w:r w:rsidR="007E4BFE">
        <w:rPr>
          <w:iCs/>
        </w:rPr>
        <w:t xml:space="preserve">the findings of White et al (2018) where they show that negative covariation between contact rates and susceptibility has the potential to slow the spread of an epidemic, even with high transmission rates. </w:t>
      </w:r>
      <w:r w:rsidR="00EA33A8">
        <w:rPr>
          <w:iCs/>
        </w:rPr>
        <w:t xml:space="preserve"> </w:t>
      </w:r>
      <w:r w:rsidR="009E7A3E">
        <w:rPr>
          <w:iCs/>
        </w:rPr>
        <w:t>In our model, we see R</w:t>
      </w:r>
      <w:r w:rsidR="009E7A3E">
        <w:rPr>
          <w:iCs/>
          <w:vertAlign w:val="subscript"/>
        </w:rPr>
        <w:t xml:space="preserve">0 </w:t>
      </w:r>
      <w:r w:rsidR="009E7A3E">
        <w:rPr>
          <w:iCs/>
        </w:rPr>
        <w:t xml:space="preserve">values as high as 50, but </w:t>
      </w:r>
      <w:r w:rsidR="00B034BE">
        <w:rPr>
          <w:iCs/>
        </w:rPr>
        <w:t xml:space="preserve">still </w:t>
      </w:r>
      <w:r w:rsidR="009E7A3E">
        <w:rPr>
          <w:iCs/>
        </w:rPr>
        <w:t>an overall smaller epidemic as they predict.</w:t>
      </w:r>
      <w:r w:rsidR="00EA33A8">
        <w:rPr>
          <w:iCs/>
        </w:rPr>
        <w:t xml:space="preserve"> </w:t>
      </w:r>
      <w:r w:rsidR="00EA33A8" w:rsidRPr="00622351">
        <w:rPr>
          <w:iCs/>
          <w:highlight w:val="yellow"/>
        </w:rPr>
        <w:t xml:space="preserve">(I don’t </w:t>
      </w:r>
      <w:proofErr w:type="gramStart"/>
      <w:r w:rsidR="00EA33A8" w:rsidRPr="00622351">
        <w:rPr>
          <w:iCs/>
          <w:highlight w:val="yellow"/>
        </w:rPr>
        <w:t>actually know</w:t>
      </w:r>
      <w:proofErr w:type="gramEnd"/>
      <w:r w:rsidR="00EA33A8" w:rsidRPr="00622351">
        <w:rPr>
          <w:iCs/>
          <w:highlight w:val="yellow"/>
        </w:rPr>
        <w:t xml:space="preserve"> if this is true…</w:t>
      </w:r>
      <w:proofErr w:type="spellStart"/>
      <w:r w:rsidR="00EC2F46" w:rsidRPr="00622351">
        <w:rPr>
          <w:iCs/>
          <w:highlight w:val="yellow"/>
        </w:rPr>
        <w:t>im</w:t>
      </w:r>
      <w:proofErr w:type="spellEnd"/>
      <w:r w:rsidR="00EC2F46" w:rsidRPr="00622351">
        <w:rPr>
          <w:iCs/>
          <w:highlight w:val="yellow"/>
        </w:rPr>
        <w:t xml:space="preserve"> thinking its somehow related but </w:t>
      </w:r>
      <w:proofErr w:type="spellStart"/>
      <w:r w:rsidR="00EC2F46" w:rsidRPr="00622351">
        <w:rPr>
          <w:iCs/>
          <w:highlight w:val="yellow"/>
        </w:rPr>
        <w:t>im</w:t>
      </w:r>
      <w:proofErr w:type="spellEnd"/>
      <w:r w:rsidR="00EC2F46" w:rsidRPr="00622351">
        <w:rPr>
          <w:iCs/>
          <w:highlight w:val="yellow"/>
        </w:rPr>
        <w:t xml:space="preserve"> a little confused on how susceptibility compare</w:t>
      </w:r>
      <w:r w:rsidR="00822D03" w:rsidRPr="00622351">
        <w:rPr>
          <w:iCs/>
          <w:highlight w:val="yellow"/>
        </w:rPr>
        <w:t xml:space="preserve">s </w:t>
      </w:r>
      <w:r w:rsidR="00EC2F46" w:rsidRPr="00622351">
        <w:rPr>
          <w:iCs/>
          <w:highlight w:val="yellow"/>
        </w:rPr>
        <w:t xml:space="preserve">to our parameters. </w:t>
      </w:r>
      <w:r w:rsidR="00822D03" w:rsidRPr="00622351">
        <w:rPr>
          <w:iCs/>
          <w:highlight w:val="yellow"/>
        </w:rPr>
        <w:t xml:space="preserve">If an individual is shedding a lot, those who </w:t>
      </w:r>
      <w:proofErr w:type="gramStart"/>
      <w:r w:rsidR="00822D03" w:rsidRPr="00622351">
        <w:rPr>
          <w:iCs/>
          <w:highlight w:val="yellow"/>
        </w:rPr>
        <w:t>come into contact with</w:t>
      </w:r>
      <w:proofErr w:type="gramEnd"/>
      <w:r w:rsidR="00822D03" w:rsidRPr="00622351">
        <w:rPr>
          <w:iCs/>
          <w:highlight w:val="yellow"/>
        </w:rPr>
        <w:t xml:space="preserve"> them would seemingly have an increased chance of getting sick so like </w:t>
      </w:r>
      <w:r w:rsidR="00622351" w:rsidRPr="00622351">
        <w:rPr>
          <w:iCs/>
          <w:highlight w:val="yellow"/>
        </w:rPr>
        <w:t>a pseudo increase in susceptibility as a function of the infected individual?? I could be totally off here</w:t>
      </w:r>
      <w:r w:rsidR="00F773D9">
        <w:rPr>
          <w:iCs/>
          <w:highlight w:val="yellow"/>
        </w:rPr>
        <w:t xml:space="preserve"> </w:t>
      </w:r>
      <w:r w:rsidR="00622351" w:rsidRPr="00622351">
        <w:rPr>
          <w:iCs/>
          <w:highlight w:val="yellow"/>
        </w:rPr>
        <w:t>but was trying to relate the result from White to ours!</w:t>
      </w:r>
      <w:r w:rsidR="00F773D9">
        <w:rPr>
          <w:iCs/>
        </w:rPr>
        <w:t>)</w:t>
      </w:r>
    </w:p>
    <w:p w14:paraId="73586749" w14:textId="77777777" w:rsidR="00EA33A8" w:rsidRDefault="00EA33A8" w:rsidP="00926C54">
      <w:pPr>
        <w:rPr>
          <w:iCs/>
        </w:rPr>
      </w:pPr>
    </w:p>
    <w:p w14:paraId="5FA7C1C6" w14:textId="77777777" w:rsidR="00145C8E" w:rsidRDefault="009E7A3E" w:rsidP="00926C54">
      <w:r>
        <w:rPr>
          <w:iCs/>
        </w:rPr>
        <w:t xml:space="preserve"> </w:t>
      </w:r>
      <w:r w:rsidR="00A56D28">
        <w:rPr>
          <w:iCs/>
        </w:rPr>
        <w:t>Interestingly, the positive covariation model with moderate variation has a noticeably larger proportion of infected individuals that caused no secondary infections</w:t>
      </w:r>
      <w:r w:rsidR="001A7C53">
        <w:rPr>
          <w:iCs/>
        </w:rPr>
        <w:t xml:space="preserve"> than the negative </w:t>
      </w:r>
      <w:r w:rsidR="001A7C53">
        <w:rPr>
          <w:iCs/>
        </w:rPr>
        <w:lastRenderedPageBreak/>
        <w:t>covariation model</w:t>
      </w:r>
      <w:r w:rsidR="00AB561F">
        <w:rPr>
          <w:iCs/>
        </w:rPr>
        <w:t xml:space="preserve"> with the same level of variation. </w:t>
      </w:r>
      <w:r w:rsidR="007572CA">
        <w:rPr>
          <w:iCs/>
        </w:rPr>
        <w:t xml:space="preserve">This indicates that positive covariation between contact rates and shedding </w:t>
      </w:r>
      <w:r w:rsidR="00D11F22">
        <w:rPr>
          <w:iCs/>
        </w:rPr>
        <w:t xml:space="preserve">may </w:t>
      </w:r>
      <w:r w:rsidR="00A64A7F">
        <w:rPr>
          <w:iCs/>
        </w:rPr>
        <w:t>play a role</w:t>
      </w:r>
      <w:r w:rsidR="00D11F22">
        <w:rPr>
          <w:iCs/>
        </w:rPr>
        <w:t xml:space="preserve"> in the emergence of super spreading individuals. </w:t>
      </w:r>
      <w:r w:rsidR="000D1B6A">
        <w:rPr>
          <w:iCs/>
        </w:rPr>
        <w:t xml:space="preserve">At high levels of variation, rates of extinction were </w:t>
      </w:r>
      <w:r w:rsidR="0046040D">
        <w:rPr>
          <w:iCs/>
        </w:rPr>
        <w:t xml:space="preserve">very high which allowed us to investigate the relationship between epidemic duration and trait values. We found that there is positive relationship between </w:t>
      </w:r>
      <w:r w:rsidR="00F07630">
        <w:rPr>
          <w:iCs/>
        </w:rPr>
        <w:t xml:space="preserve">maximum shedding rate and epidemic duration, but not between maximum contact rates and </w:t>
      </w:r>
      <w:r w:rsidR="00F470EF">
        <w:rPr>
          <w:iCs/>
        </w:rPr>
        <w:t>epidemic duration</w:t>
      </w:r>
      <w:r w:rsidR="000E46A5">
        <w:rPr>
          <w:iCs/>
        </w:rPr>
        <w:t xml:space="preserve">. </w:t>
      </w:r>
      <w:r w:rsidR="006E77C2">
        <w:rPr>
          <w:iCs/>
        </w:rPr>
        <w:t>This relationship points to infectiousness being more important for disease persistence than contact rates</w:t>
      </w:r>
      <w:r w:rsidR="00595E18">
        <w:rPr>
          <w:iCs/>
        </w:rPr>
        <w:t xml:space="preserve"> when </w:t>
      </w:r>
      <w:r w:rsidR="00990A9D">
        <w:rPr>
          <w:iCs/>
        </w:rPr>
        <w:t>contact rates covary with shedding rates; this</w:t>
      </w:r>
      <w:r w:rsidR="002F019D">
        <w:rPr>
          <w:iCs/>
        </w:rPr>
        <w:t xml:space="preserve"> has important disease management implications. </w:t>
      </w:r>
      <w:r w:rsidR="00613132">
        <w:rPr>
          <w:iCs/>
        </w:rPr>
        <w:t xml:space="preserve">For example, </w:t>
      </w:r>
      <w:r w:rsidR="007C684F">
        <w:rPr>
          <w:iCs/>
        </w:rPr>
        <w:t xml:space="preserve">the </w:t>
      </w:r>
      <w:r w:rsidR="00964B0C">
        <w:rPr>
          <w:iCs/>
        </w:rPr>
        <w:t xml:space="preserve">predicted </w:t>
      </w:r>
      <w:r w:rsidR="007C684F">
        <w:rPr>
          <w:iCs/>
        </w:rPr>
        <w:t xml:space="preserve">efficacy of </w:t>
      </w:r>
      <w:r w:rsidR="00613132">
        <w:rPr>
          <w:iCs/>
        </w:rPr>
        <w:t xml:space="preserve">management </w:t>
      </w:r>
      <w:r w:rsidR="008C7572">
        <w:rPr>
          <w:iCs/>
        </w:rPr>
        <w:t>strategies that target contact rates, such as lock downs or social distancing</w:t>
      </w:r>
      <w:r w:rsidR="007C684F">
        <w:rPr>
          <w:iCs/>
        </w:rPr>
        <w:t xml:space="preserve">, </w:t>
      </w:r>
      <w:r w:rsidR="00964B0C">
        <w:rPr>
          <w:iCs/>
        </w:rPr>
        <w:t>may be l</w:t>
      </w:r>
      <w:r w:rsidR="00990A9D">
        <w:rPr>
          <w:iCs/>
        </w:rPr>
        <w:t xml:space="preserve">ower if there is </w:t>
      </w:r>
      <w:r w:rsidR="00964B0C">
        <w:rPr>
          <w:iCs/>
        </w:rPr>
        <w:t>covariation between these traits</w:t>
      </w:r>
      <w:r w:rsidR="008E64AA">
        <w:rPr>
          <w:iCs/>
        </w:rPr>
        <w:t xml:space="preserve"> </w:t>
      </w:r>
      <w:r w:rsidR="00964B0C">
        <w:rPr>
          <w:iCs/>
        </w:rPr>
        <w:t>(</w:t>
      </w:r>
      <w:r w:rsidR="00583321">
        <w:rPr>
          <w:iCs/>
        </w:rPr>
        <w:t xml:space="preserve">Barnett-Howell et al. </w:t>
      </w:r>
      <w:r w:rsidR="008959C0">
        <w:rPr>
          <w:iCs/>
        </w:rPr>
        <w:t>2021, Zhang et al. 2021 (not published</w:t>
      </w:r>
      <w:r w:rsidR="005A0A4A">
        <w:rPr>
          <w:iCs/>
        </w:rPr>
        <w:t xml:space="preserve"> </w:t>
      </w:r>
      <w:r w:rsidR="008959C0">
        <w:rPr>
          <w:iCs/>
        </w:rPr>
        <w:t>yet, but maybe once I am finally done with this thing</w:t>
      </w:r>
      <w:r w:rsidR="005A0A4A">
        <w:rPr>
          <w:iCs/>
        </w:rPr>
        <w:t>)</w:t>
      </w:r>
      <w:r w:rsidR="00B15072">
        <w:rPr>
          <w:iCs/>
        </w:rPr>
        <w:t xml:space="preserve">, </w:t>
      </w:r>
      <w:proofErr w:type="spellStart"/>
      <w:r w:rsidR="00B15072">
        <w:rPr>
          <w:iCs/>
        </w:rPr>
        <w:t>N</w:t>
      </w:r>
      <w:r w:rsidR="005A0A4A">
        <w:rPr>
          <w:iCs/>
        </w:rPr>
        <w:t>yabadza</w:t>
      </w:r>
      <w:proofErr w:type="spellEnd"/>
      <w:r w:rsidR="005A0A4A">
        <w:rPr>
          <w:iCs/>
        </w:rPr>
        <w:t xml:space="preserve"> et al. 2020</w:t>
      </w:r>
      <w:r w:rsidR="008959C0">
        <w:rPr>
          <w:iCs/>
        </w:rPr>
        <w:t xml:space="preserve">). </w:t>
      </w:r>
      <w:r w:rsidR="008755A5">
        <w:rPr>
          <w:iCs/>
        </w:rPr>
        <w:t xml:space="preserve"> </w:t>
      </w:r>
      <w:r w:rsidR="00D36888">
        <w:rPr>
          <w:iCs/>
        </w:rPr>
        <w:t>Alternatively, negative cova</w:t>
      </w:r>
      <w:r w:rsidR="000C62E1">
        <w:rPr>
          <w:iCs/>
        </w:rPr>
        <w:t xml:space="preserve">riation </w:t>
      </w:r>
      <w:r w:rsidR="0052773E">
        <w:rPr>
          <w:iCs/>
        </w:rPr>
        <w:t>seems</w:t>
      </w:r>
      <w:r w:rsidR="000C62E1">
        <w:rPr>
          <w:iCs/>
        </w:rPr>
        <w:t xml:space="preserve"> to be more important </w:t>
      </w:r>
      <w:r w:rsidR="009D2E07">
        <w:rPr>
          <w:iCs/>
        </w:rPr>
        <w:t>if there is</w:t>
      </w:r>
      <w:r w:rsidR="000C62E1">
        <w:rPr>
          <w:iCs/>
        </w:rPr>
        <w:t xml:space="preserve"> covariation between contact rates and virulence/recovery and shedding rates and virulence/recovery. </w:t>
      </w:r>
      <w:r w:rsidR="0052773E">
        <w:rPr>
          <w:iCs/>
        </w:rPr>
        <w:t>In both</w:t>
      </w:r>
      <w:r w:rsidR="000C62E1">
        <w:rPr>
          <w:iCs/>
        </w:rPr>
        <w:t xml:space="preserve"> cases, </w:t>
      </w:r>
      <w:r w:rsidR="00806345">
        <w:rPr>
          <w:iCs/>
        </w:rPr>
        <w:t xml:space="preserve">we see that negative covariation leads to larger epidemics, </w:t>
      </w:r>
      <w:r w:rsidR="0052773E">
        <w:rPr>
          <w:iCs/>
        </w:rPr>
        <w:t xml:space="preserve">though </w:t>
      </w:r>
      <w:r w:rsidR="005A165B">
        <w:rPr>
          <w:iCs/>
        </w:rPr>
        <w:t xml:space="preserve">with </w:t>
      </w:r>
      <w:r w:rsidR="0052773E">
        <w:rPr>
          <w:iCs/>
        </w:rPr>
        <w:t xml:space="preserve">covariation cases involving contact rates </w:t>
      </w:r>
      <w:r w:rsidR="009D2E07">
        <w:rPr>
          <w:iCs/>
        </w:rPr>
        <w:t>th</w:t>
      </w:r>
      <w:r w:rsidR="00AD654F">
        <w:rPr>
          <w:iCs/>
        </w:rPr>
        <w:t xml:space="preserve">e </w:t>
      </w:r>
      <w:r w:rsidR="009D2E07">
        <w:rPr>
          <w:iCs/>
        </w:rPr>
        <w:t>increase in epidemic size is</w:t>
      </w:r>
      <w:r w:rsidR="00544620">
        <w:rPr>
          <w:iCs/>
        </w:rPr>
        <w:t xml:space="preserve"> larger. </w:t>
      </w:r>
      <w:r w:rsidR="0076135E">
        <w:rPr>
          <w:iCs/>
        </w:rPr>
        <w:t xml:space="preserve">The case of covariation between virulence and recovery </w:t>
      </w:r>
      <w:r w:rsidR="007E66FD">
        <w:rPr>
          <w:iCs/>
        </w:rPr>
        <w:t>stands out from all other covariation combinations. When these traits covary, we see no effect of direction of covariation</w:t>
      </w:r>
      <w:r w:rsidR="002E783A">
        <w:rPr>
          <w:iCs/>
        </w:rPr>
        <w:t xml:space="preserve"> but an effect of increasing amounts of variation. </w:t>
      </w:r>
      <w:r w:rsidR="00647977">
        <w:rPr>
          <w:iCs/>
        </w:rPr>
        <w:t xml:space="preserve">As variation increases, mean epidemic size also increases, however, unlike other cases, we do not see an increase in proportion of infected individuals with no </w:t>
      </w:r>
      <w:r w:rsidR="007F3E93">
        <w:rPr>
          <w:iCs/>
        </w:rPr>
        <w:t xml:space="preserve">secondary infections. Instead of seeing more individuals with more extreme trait values, we see </w:t>
      </w:r>
      <w:r w:rsidR="007A00EE">
        <w:rPr>
          <w:iCs/>
        </w:rPr>
        <w:t>the R</w:t>
      </w:r>
      <w:r w:rsidR="007A00EE">
        <w:rPr>
          <w:iCs/>
          <w:vertAlign w:val="subscript"/>
        </w:rPr>
        <w:t xml:space="preserve">0 </w:t>
      </w:r>
      <w:r w:rsidR="007A00EE">
        <w:rPr>
          <w:iCs/>
        </w:rPr>
        <w:t xml:space="preserve">distribution become less normal and more uniform resulting in </w:t>
      </w:r>
      <w:r w:rsidR="00EA352E">
        <w:rPr>
          <w:iCs/>
        </w:rPr>
        <w:t>most individuals having moderate R</w:t>
      </w:r>
      <w:r w:rsidR="00EA352E">
        <w:rPr>
          <w:iCs/>
          <w:vertAlign w:val="subscript"/>
        </w:rPr>
        <w:t xml:space="preserve">0 </w:t>
      </w:r>
      <w:r w:rsidR="00EA352E">
        <w:rPr>
          <w:iCs/>
        </w:rPr>
        <w:t xml:space="preserve">values and not many with zero and some with extreme values as we saw with other parameter combinations. </w:t>
      </w:r>
      <w:r w:rsidR="00CC35A1">
        <w:rPr>
          <w:iCs/>
        </w:rPr>
        <w:t>The behavior of this model variant may indicate that covariation between virulence and recovery i</w:t>
      </w:r>
      <w:r w:rsidR="005020CC">
        <w:rPr>
          <w:iCs/>
        </w:rPr>
        <w:t>s not common</w:t>
      </w:r>
      <w:r w:rsidR="00872F71">
        <w:rPr>
          <w:iCs/>
        </w:rPr>
        <w:t xml:space="preserve"> </w:t>
      </w:r>
      <w:r w:rsidR="005020CC">
        <w:rPr>
          <w:iCs/>
        </w:rPr>
        <w:t xml:space="preserve">given the empirical evidence that </w:t>
      </w:r>
      <w:r w:rsidR="00872F71">
        <w:rPr>
          <w:iCs/>
        </w:rPr>
        <w:t xml:space="preserve">the </w:t>
      </w:r>
      <w:r w:rsidR="004C4C2C">
        <w:rPr>
          <w:iCs/>
        </w:rPr>
        <w:t xml:space="preserve">distribution of </w:t>
      </w:r>
      <w:r w:rsidR="00872F71">
        <w:rPr>
          <w:iCs/>
        </w:rPr>
        <w:t xml:space="preserve">transmission </w:t>
      </w:r>
      <w:r w:rsidR="004C4C2C">
        <w:rPr>
          <w:iCs/>
        </w:rPr>
        <w:t>for</w:t>
      </w:r>
      <w:r w:rsidR="00872F71">
        <w:rPr>
          <w:iCs/>
        </w:rPr>
        <w:t xml:space="preserve"> </w:t>
      </w:r>
      <w:proofErr w:type="gramStart"/>
      <w:r w:rsidR="00872F71">
        <w:rPr>
          <w:iCs/>
        </w:rPr>
        <w:t>a number of</w:t>
      </w:r>
      <w:proofErr w:type="gramEnd"/>
      <w:r w:rsidR="00872F71">
        <w:rPr>
          <w:iCs/>
        </w:rPr>
        <w:t xml:space="preserve"> disease</w:t>
      </w:r>
      <w:r w:rsidR="00382919">
        <w:rPr>
          <w:iCs/>
        </w:rPr>
        <w:t>s</w:t>
      </w:r>
      <w:r w:rsidR="00872F71">
        <w:rPr>
          <w:iCs/>
        </w:rPr>
        <w:t xml:space="preserve"> </w:t>
      </w:r>
      <w:r w:rsidR="00926C54">
        <w:rPr>
          <w:iCs/>
        </w:rPr>
        <w:t>tend</w:t>
      </w:r>
      <w:r w:rsidR="004C4C2C">
        <w:rPr>
          <w:iCs/>
        </w:rPr>
        <w:t xml:space="preserve">s </w:t>
      </w:r>
      <w:r w:rsidR="00926C54">
        <w:rPr>
          <w:iCs/>
        </w:rPr>
        <w:t>to follow the pareto principle, or 80/20 rule (</w:t>
      </w:r>
      <w:r w:rsidR="00926C54">
        <w:t xml:space="preserve">Cooper et al. 2019; Stein 2011; </w:t>
      </w:r>
      <w:proofErr w:type="spellStart"/>
      <w:r w:rsidR="00926C54">
        <w:t>Woolhouse</w:t>
      </w:r>
      <w:proofErr w:type="spellEnd"/>
      <w:r w:rsidR="00926C54">
        <w:t xml:space="preserve"> et al. 1997).</w:t>
      </w:r>
      <w:r w:rsidR="007E4207">
        <w:t xml:space="preserve"> </w:t>
      </w:r>
      <w:r w:rsidR="006112DB">
        <w:t xml:space="preserve">This principle is a way to describe heterogeneity </w:t>
      </w:r>
      <w:r w:rsidR="003A3BB5">
        <w:t>by positing</w:t>
      </w:r>
      <w:r w:rsidR="00FB13C2">
        <w:t xml:space="preserve"> that </w:t>
      </w:r>
      <w:r w:rsidR="003A3BB5">
        <w:t>approximately</w:t>
      </w:r>
      <w:r w:rsidR="00FB13C2">
        <w:t xml:space="preserve"> 20% of individuals are responsible for 80% of transmission</w:t>
      </w:r>
      <w:r w:rsidR="003A3BB5">
        <w:t xml:space="preserve"> </w:t>
      </w:r>
      <w:r w:rsidR="001D5007">
        <w:t>(Anderson and May 1991)</w:t>
      </w:r>
      <w:r w:rsidR="004C7F99">
        <w:t xml:space="preserve">. </w:t>
      </w:r>
      <w:r w:rsidR="00A82295">
        <w:t xml:space="preserve">Furthermore, this empirical evidence </w:t>
      </w:r>
      <w:r w:rsidR="004E7F87">
        <w:t xml:space="preserve">points towards our </w:t>
      </w:r>
      <w:r w:rsidR="0086009C">
        <w:t xml:space="preserve">moderate or </w:t>
      </w:r>
      <w:r w:rsidR="004E7F87">
        <w:t xml:space="preserve">high variation models </w:t>
      </w:r>
      <w:r w:rsidR="00C94849">
        <w:t xml:space="preserve">being the closest to what may be found in nature as the proportion of infected individuals with no secondary infections </w:t>
      </w:r>
      <w:r w:rsidR="006D18C3">
        <w:t>comes out to approximately 80% in all our model variants besides covariation between virulence and recovery.</w:t>
      </w:r>
      <w:r w:rsidR="004F4E7A">
        <w:t xml:space="preserve"> </w:t>
      </w:r>
      <w:r w:rsidR="005B63EE">
        <w:t xml:space="preserve">This is an important understanding as </w:t>
      </w:r>
      <w:r w:rsidR="0099731C">
        <w:t xml:space="preserve">changes in variation was one exceedingly influential in </w:t>
      </w:r>
      <w:proofErr w:type="gramStart"/>
      <w:r w:rsidR="00183D16">
        <w:t>all of</w:t>
      </w:r>
      <w:proofErr w:type="gramEnd"/>
      <w:r w:rsidR="00183D16">
        <w:t xml:space="preserve"> our measures of epidemic dynamics.</w:t>
      </w:r>
    </w:p>
    <w:p w14:paraId="40DDFF94" w14:textId="77777777" w:rsidR="00145C8E" w:rsidRDefault="00145C8E" w:rsidP="00926C54"/>
    <w:p w14:paraId="156F5F69" w14:textId="7B397D6C" w:rsidR="002C43FA" w:rsidRDefault="00183D16" w:rsidP="00926C54">
      <w:r>
        <w:t xml:space="preserve"> </w:t>
      </w:r>
      <w:r w:rsidR="004F4E7A">
        <w:t>Above</w:t>
      </w:r>
      <w:r w:rsidR="00145C8E">
        <w:t xml:space="preserve">, </w:t>
      </w:r>
      <w:r w:rsidR="004F4E7A">
        <w:t xml:space="preserve">we speculated that there may be positive covariation between </w:t>
      </w:r>
      <w:r w:rsidR="00BC52E4">
        <w:t xml:space="preserve">contact rates and shedding in individuals infected with rabies, if this is the case, our model predicts that the epidemic size would be larger when covariation is included </w:t>
      </w:r>
      <w:r w:rsidR="00E12CF9">
        <w:t xml:space="preserve">versus a deterministic model. </w:t>
      </w:r>
      <w:r w:rsidR="00D76C36">
        <w:t xml:space="preserve">In contrast, Hamilton et al. </w:t>
      </w:r>
      <w:r w:rsidR="00C53A77">
        <w:t xml:space="preserve">2020, have shown a negative relationship between contact rates and tumor load in </w:t>
      </w:r>
      <w:r w:rsidR="00F43807">
        <w:t>Tasmanian devils (</w:t>
      </w:r>
      <w:r w:rsidR="00F43807" w:rsidRPr="00F43807">
        <w:rPr>
          <w:i/>
          <w:iCs/>
        </w:rPr>
        <w:t xml:space="preserve">Sarcophilus </w:t>
      </w:r>
      <w:proofErr w:type="spellStart"/>
      <w:r w:rsidR="00F43807" w:rsidRPr="00F43807">
        <w:rPr>
          <w:i/>
          <w:iCs/>
        </w:rPr>
        <w:t>harrisii</w:t>
      </w:r>
      <w:proofErr w:type="spellEnd"/>
      <w:r w:rsidR="00F43807">
        <w:t xml:space="preserve">) infected with </w:t>
      </w:r>
      <w:r w:rsidR="00AB466C">
        <w:t>Devil Facial Tumor Disease (DFTD)</w:t>
      </w:r>
      <w:r w:rsidR="00E20C9D">
        <w:t xml:space="preserve">. This </w:t>
      </w:r>
      <w:r w:rsidR="00241C33">
        <w:t>is</w:t>
      </w:r>
      <w:r w:rsidR="00E20C9D">
        <w:t xml:space="preserve"> a departure from the accepted assumption that </w:t>
      </w:r>
      <w:r w:rsidR="00310F80">
        <w:t xml:space="preserve">probability of </w:t>
      </w:r>
      <w:r w:rsidR="00E20C9D">
        <w:t xml:space="preserve">transmission </w:t>
      </w:r>
      <w:r w:rsidR="00310F80">
        <w:t xml:space="preserve">increases </w:t>
      </w:r>
      <w:r w:rsidR="000C75F2">
        <w:t xml:space="preserve">as DFTD progresses, however, </w:t>
      </w:r>
      <w:r w:rsidR="00DA0BC2">
        <w:t>it is supported further by our model. We show that if contact rates and shedding are negatively correlated, there should be a decrease in epidemic size</w:t>
      </w:r>
      <w:r w:rsidR="00EA274C">
        <w:t>.</w:t>
      </w:r>
      <w:r w:rsidR="00575886">
        <w:t xml:space="preserve"> </w:t>
      </w:r>
      <w:r w:rsidR="00876680">
        <w:t xml:space="preserve">Our </w:t>
      </w:r>
      <w:r w:rsidR="00631BF5">
        <w:t xml:space="preserve">theoretical framework </w:t>
      </w:r>
      <w:r w:rsidR="00876680">
        <w:t>outlin</w:t>
      </w:r>
      <w:r w:rsidR="003656EF">
        <w:t>es</w:t>
      </w:r>
      <w:r w:rsidR="00876680">
        <w:t xml:space="preserve"> what to expect when these traits covary negatively </w:t>
      </w:r>
      <w:r w:rsidR="003656EF">
        <w:t xml:space="preserve">and a departure from such expectations can help signal when </w:t>
      </w:r>
      <w:r w:rsidR="0081520C">
        <w:t>investigation is necessary</w:t>
      </w:r>
      <w:r w:rsidR="0076125A">
        <w:t xml:space="preserve">, aiding management decisions. </w:t>
      </w:r>
      <w:r w:rsidR="002970CE">
        <w:t xml:space="preserve">For example, a sudden uptick in </w:t>
      </w:r>
      <w:r w:rsidR="00CF3AFA">
        <w:t xml:space="preserve">DFTF </w:t>
      </w:r>
      <w:r w:rsidR="002970CE">
        <w:t>transmission</w:t>
      </w:r>
      <w:r w:rsidR="00B81BFC">
        <w:t xml:space="preserve"> would indicate a</w:t>
      </w:r>
      <w:r w:rsidR="002F47EA">
        <w:t xml:space="preserve">n important </w:t>
      </w:r>
      <w:r w:rsidR="00B81BFC">
        <w:t>change in the epidemiological dynamics</w:t>
      </w:r>
      <w:r w:rsidR="002F47EA">
        <w:t xml:space="preserve"> and</w:t>
      </w:r>
      <w:r w:rsidR="003673CA">
        <w:t xml:space="preserve"> </w:t>
      </w:r>
      <w:r w:rsidR="008851C7">
        <w:t xml:space="preserve">identifying the source of </w:t>
      </w:r>
      <w:r w:rsidR="003673CA">
        <w:t xml:space="preserve">this change is further supported by </w:t>
      </w:r>
      <w:r w:rsidR="008312D2">
        <w:t xml:space="preserve">the </w:t>
      </w:r>
      <w:r w:rsidR="008312D2">
        <w:lastRenderedPageBreak/>
        <w:t xml:space="preserve">understanding that our framework offers. Due to the nature of negative covariation, </w:t>
      </w:r>
      <w:r w:rsidR="002E738E">
        <w:t xml:space="preserve">it </w:t>
      </w:r>
      <w:r w:rsidR="00540807">
        <w:t xml:space="preserve">would likely be a change in the early stages of the disease when transmission is most likely to occur or </w:t>
      </w:r>
      <w:r w:rsidR="00EA794B">
        <w:t xml:space="preserve">an adaptation, such as with Rabies, to overcome the subsequent decrease in contact rates with disease progression. </w:t>
      </w:r>
      <w:r w:rsidR="000453E9">
        <w:t xml:space="preserve">Our findings </w:t>
      </w:r>
      <w:r w:rsidR="005C0692">
        <w:t>offer</w:t>
      </w:r>
      <w:r w:rsidR="00F96A45">
        <w:t xml:space="preserve"> a general framework </w:t>
      </w:r>
      <w:r w:rsidR="00A247BB">
        <w:t xml:space="preserve">for </w:t>
      </w:r>
      <w:r w:rsidR="00DC501A">
        <w:t xml:space="preserve">understanding the effects of individual covariation on population level epidemiological dynamics; </w:t>
      </w:r>
      <w:r w:rsidR="00A247BB">
        <w:t xml:space="preserve">however, the utility of our work is dependent on </w:t>
      </w:r>
      <w:r w:rsidR="0021201A">
        <w:t>knowing</w:t>
      </w:r>
      <w:r w:rsidR="00935FB8">
        <w:t xml:space="preserve"> when and between what traits covariation occurs. </w:t>
      </w:r>
      <w:r w:rsidR="002C43FA">
        <w:t xml:space="preserve">The virulence evolution theory literature hinges on negative covariation of disease traits, and empirically, there is evidence that other directions of covariation are possible and </w:t>
      </w:r>
      <w:r w:rsidR="00D90DB2">
        <w:t>already identified (</w:t>
      </w:r>
      <w:r w:rsidR="00F9490C">
        <w:t xml:space="preserve">Hamilton et al. 2020, </w:t>
      </w:r>
      <w:proofErr w:type="spellStart"/>
      <w:r w:rsidR="00F9490C">
        <w:t>Vanderwaal</w:t>
      </w:r>
      <w:proofErr w:type="spellEnd"/>
      <w:r w:rsidR="00F9490C">
        <w:t xml:space="preserve"> and </w:t>
      </w:r>
      <w:proofErr w:type="spellStart"/>
      <w:r w:rsidR="00F9490C">
        <w:t>Ezenwa</w:t>
      </w:r>
      <w:proofErr w:type="spellEnd"/>
      <w:r w:rsidR="00F9490C">
        <w:t xml:space="preserve"> 2016, </w:t>
      </w:r>
      <w:r w:rsidR="00AC14E6">
        <w:t>Anderson and May 1982, Ewald 1983</w:t>
      </w:r>
      <w:r w:rsidR="004332F1">
        <w:t xml:space="preserve">). </w:t>
      </w:r>
      <w:r w:rsidR="00B22C6B">
        <w:t xml:space="preserve">Our work should help </w:t>
      </w:r>
      <w:r w:rsidR="00244622">
        <w:t xml:space="preserve">direct </w:t>
      </w:r>
      <w:r w:rsidR="009043A6">
        <w:t>future research on between which parameters and what directions of</w:t>
      </w:r>
      <w:r w:rsidR="00244622">
        <w:t xml:space="preserve"> covariation </w:t>
      </w:r>
      <w:r w:rsidR="009043A6">
        <w:t xml:space="preserve">to investigate </w:t>
      </w:r>
      <w:r w:rsidR="00244622">
        <w:t>as we identif</w:t>
      </w:r>
      <w:r w:rsidR="009043A6">
        <w:t>ied</w:t>
      </w:r>
      <w:r w:rsidR="00244622">
        <w:t xml:space="preserve"> which cases will be most important for transmission and management. </w:t>
      </w:r>
    </w:p>
    <w:p w14:paraId="7B20FE9C" w14:textId="3BD49844" w:rsidR="00F825FB" w:rsidRDefault="00F825FB" w:rsidP="00895131">
      <w:pPr>
        <w:rPr>
          <w:iCs/>
        </w:rPr>
      </w:pPr>
    </w:p>
    <w:p w14:paraId="65E22A43" w14:textId="186DC8F9" w:rsidR="00F825FB" w:rsidRDefault="00F825FB" w:rsidP="00895131">
      <w:pPr>
        <w:rPr>
          <w:iCs/>
        </w:rPr>
      </w:pPr>
      <w:r>
        <w:rPr>
          <w:iCs/>
        </w:rPr>
        <w:t>References:</w:t>
      </w:r>
    </w:p>
    <w:p w14:paraId="5B073AF9" w14:textId="77777777" w:rsidR="00F825FB" w:rsidRPr="00903C0E" w:rsidRDefault="00F825FB" w:rsidP="00F825FB">
      <w:pPr>
        <w:spacing w:before="240" w:after="240"/>
        <w:ind w:left="720" w:hanging="720"/>
        <w:jc w:val="both"/>
        <w:rPr>
          <w:rFonts w:ascii="Times" w:hAnsi="Times"/>
          <w:color w:val="222222"/>
        </w:rPr>
      </w:pPr>
      <w:proofErr w:type="spellStart"/>
      <w:r w:rsidRPr="00776997">
        <w:rPr>
          <w:rFonts w:ascii="Times" w:hAnsi="Times" w:cs="Helvetica"/>
        </w:rPr>
        <w:t>Alizon</w:t>
      </w:r>
      <w:proofErr w:type="spellEnd"/>
      <w:r w:rsidRPr="00776997">
        <w:rPr>
          <w:rFonts w:ascii="Times" w:hAnsi="Times" w:cs="Helvetica"/>
        </w:rPr>
        <w:t xml:space="preserve">, S., </w:t>
      </w:r>
      <w:proofErr w:type="spellStart"/>
      <w:r w:rsidRPr="00776997">
        <w:rPr>
          <w:rFonts w:ascii="Times" w:hAnsi="Times" w:cs="Helvetica"/>
        </w:rPr>
        <w:t>Hurford</w:t>
      </w:r>
      <w:proofErr w:type="spellEnd"/>
      <w:r w:rsidRPr="00776997">
        <w:rPr>
          <w:rFonts w:ascii="Times" w:hAnsi="Times" w:cs="Helvetica"/>
        </w:rPr>
        <w:t xml:space="preserve">, A., </w:t>
      </w:r>
      <w:proofErr w:type="spellStart"/>
      <w:r w:rsidRPr="00776997">
        <w:rPr>
          <w:rFonts w:ascii="Times" w:hAnsi="Times" w:cs="Helvetica"/>
        </w:rPr>
        <w:t>Mideo</w:t>
      </w:r>
      <w:proofErr w:type="spellEnd"/>
      <w:r w:rsidRPr="00776997">
        <w:rPr>
          <w:rFonts w:ascii="Times" w:hAnsi="Times" w:cs="Helvetica"/>
        </w:rPr>
        <w:t xml:space="preserve">, N. &amp; </w:t>
      </w:r>
      <w:proofErr w:type="spellStart"/>
      <w:r w:rsidRPr="00776997">
        <w:rPr>
          <w:rFonts w:ascii="Times" w:hAnsi="Times" w:cs="Helvetica"/>
        </w:rPr>
        <w:t>Baalen</w:t>
      </w:r>
      <w:proofErr w:type="spellEnd"/>
      <w:r w:rsidRPr="00776997">
        <w:rPr>
          <w:rFonts w:ascii="Times" w:hAnsi="Times" w:cs="Helvetica"/>
        </w:rPr>
        <w:t>, M. V. (2009).</w:t>
      </w:r>
      <w:r>
        <w:rPr>
          <w:rFonts w:ascii="Times" w:hAnsi="Times" w:cs="Helvetica"/>
        </w:rPr>
        <w:t xml:space="preserve"> </w:t>
      </w:r>
      <w:r w:rsidRPr="00776997">
        <w:rPr>
          <w:rFonts w:ascii="Times" w:hAnsi="Times" w:cs="Helvetica"/>
        </w:rPr>
        <w:t xml:space="preserve">Virulence evolution and the trade-off hypothesis: history, current </w:t>
      </w:r>
      <w:proofErr w:type="gramStart"/>
      <w:r w:rsidRPr="00776997">
        <w:rPr>
          <w:rFonts w:ascii="Times" w:hAnsi="Times" w:cs="Helvetica"/>
        </w:rPr>
        <w:t>state of affairs</w:t>
      </w:r>
      <w:proofErr w:type="gramEnd"/>
      <w:r w:rsidRPr="00776997">
        <w:rPr>
          <w:rFonts w:ascii="Times" w:hAnsi="Times" w:cs="Helvetica"/>
        </w:rPr>
        <w:t xml:space="preserve"> and the future. </w:t>
      </w:r>
      <w:r w:rsidRPr="00776997">
        <w:rPr>
          <w:rFonts w:ascii="Times" w:hAnsi="Times" w:cs="Helvetica"/>
          <w:i/>
          <w:iCs/>
        </w:rPr>
        <w:t>Journal of Evolutionary Biology</w:t>
      </w:r>
      <w:r w:rsidRPr="00776997">
        <w:rPr>
          <w:rFonts w:ascii="Times" w:hAnsi="Times" w:cs="Helvetica"/>
        </w:rPr>
        <w:t xml:space="preserve"> </w:t>
      </w:r>
      <w:r w:rsidRPr="00776997">
        <w:rPr>
          <w:rFonts w:ascii="Times" w:hAnsi="Times" w:cs="Helvetica"/>
          <w:b/>
          <w:bCs/>
        </w:rPr>
        <w:t>22</w:t>
      </w:r>
      <w:r w:rsidRPr="00776997">
        <w:rPr>
          <w:rFonts w:ascii="Times" w:hAnsi="Times" w:cs="Helvetica"/>
        </w:rPr>
        <w:t>, 245–259</w:t>
      </w:r>
      <w:r>
        <w:rPr>
          <w:rFonts w:ascii="Times" w:hAnsi="Times" w:cs="Helvetica"/>
        </w:rPr>
        <w:t>.</w:t>
      </w:r>
    </w:p>
    <w:p w14:paraId="3F6E425E" w14:textId="6F781A27" w:rsidR="00F825FB" w:rsidRDefault="00F825FB" w:rsidP="00F825FB">
      <w:pPr>
        <w:spacing w:before="240" w:after="240"/>
        <w:ind w:left="720" w:hanging="720"/>
        <w:rPr>
          <w:color w:val="222222"/>
        </w:rPr>
      </w:pPr>
      <w:r>
        <w:rPr>
          <w:color w:val="222222"/>
        </w:rPr>
        <w:t xml:space="preserve">Allan, S.A. (2010). Chemical ecology of tick-host interactions. Ecology and Control of Vector-Borne Diseases: Olfaction in Vector-Host Interactions (eds W. </w:t>
      </w:r>
      <w:proofErr w:type="spellStart"/>
      <w:r>
        <w:rPr>
          <w:color w:val="222222"/>
        </w:rPr>
        <w:t>Takken</w:t>
      </w:r>
      <w:proofErr w:type="spellEnd"/>
      <w:r>
        <w:rPr>
          <w:color w:val="222222"/>
        </w:rPr>
        <w:t xml:space="preserve"> &amp; B.G.J. </w:t>
      </w:r>
      <w:proofErr w:type="spellStart"/>
      <w:r>
        <w:rPr>
          <w:color w:val="222222"/>
        </w:rPr>
        <w:t>Knols</w:t>
      </w:r>
      <w:proofErr w:type="spellEnd"/>
      <w:r>
        <w:rPr>
          <w:color w:val="222222"/>
        </w:rPr>
        <w:t>), pp. 327–348. Wageningen Academic Publishers, Wageningen, The Netherlands.</w:t>
      </w:r>
      <w:r>
        <w:rPr>
          <w:color w:val="222222"/>
        </w:rPr>
        <w:tab/>
      </w:r>
    </w:p>
    <w:p w14:paraId="6D904D5D" w14:textId="347BC25E" w:rsidR="004C7F99" w:rsidRDefault="004C7F99" w:rsidP="004C7F99">
      <w:r>
        <w:t xml:space="preserve">Anderson RM, May RM (1991) Infectious Diseases of Humans: Dynamics and Control, 1st </w:t>
      </w:r>
      <w:proofErr w:type="spellStart"/>
      <w:r>
        <w:t>edn</w:t>
      </w:r>
      <w:proofErr w:type="spellEnd"/>
      <w:r>
        <w:t xml:space="preserve">. Oxford University Press, Oxford </w:t>
      </w:r>
    </w:p>
    <w:p w14:paraId="0ADC69EB" w14:textId="77777777" w:rsidR="004C7F99" w:rsidRPr="004C7F99" w:rsidRDefault="004C7F99" w:rsidP="004C7F99"/>
    <w:p w14:paraId="03F4D6CF" w14:textId="77777777" w:rsidR="00F825FB" w:rsidRPr="00903C0E"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Anderson, R. M. &amp; May, R. M. </w:t>
      </w:r>
      <w:r>
        <w:rPr>
          <w:rFonts w:ascii="Times" w:hAnsi="Times" w:cs="Helvetica"/>
        </w:rPr>
        <w:t xml:space="preserve">(1982). </w:t>
      </w:r>
      <w:r w:rsidRPr="00776997">
        <w:rPr>
          <w:rFonts w:ascii="Times" w:hAnsi="Times" w:cs="Helvetica"/>
        </w:rPr>
        <w:t xml:space="preserve">Coevolution of hosts and parasites. </w:t>
      </w:r>
      <w:r>
        <w:rPr>
          <w:rFonts w:ascii="Times" w:hAnsi="Times" w:cs="Helvetica"/>
          <w:i/>
          <w:iCs/>
        </w:rPr>
        <w:t>Parasitology</w:t>
      </w:r>
      <w:r>
        <w:rPr>
          <w:rFonts w:ascii="Times" w:hAnsi="Times" w:cs="Helvetica"/>
        </w:rPr>
        <w:t xml:space="preserve"> </w:t>
      </w:r>
      <w:r>
        <w:rPr>
          <w:rFonts w:ascii="Times" w:hAnsi="Times" w:cs="Helvetica"/>
          <w:b/>
          <w:bCs/>
        </w:rPr>
        <w:t xml:space="preserve">85, </w:t>
      </w:r>
      <w:r>
        <w:rPr>
          <w:rFonts w:ascii="Times" w:hAnsi="Times" w:cs="Helvetica"/>
        </w:rPr>
        <w:t>411-426.</w:t>
      </w:r>
    </w:p>
    <w:p w14:paraId="62E181B0" w14:textId="77777777" w:rsidR="00F825FB" w:rsidRDefault="00F825FB" w:rsidP="00F825FB">
      <w:pPr>
        <w:spacing w:before="200" w:after="200"/>
        <w:ind w:left="720" w:hanging="720"/>
        <w:rPr>
          <w:color w:val="222222"/>
        </w:rPr>
      </w:pPr>
      <w:proofErr w:type="spellStart"/>
      <w:r>
        <w:rPr>
          <w:color w:val="222222"/>
        </w:rPr>
        <w:t>Antonissen</w:t>
      </w:r>
      <w:proofErr w:type="spellEnd"/>
      <w:r>
        <w:rPr>
          <w:color w:val="222222"/>
        </w:rPr>
        <w:t xml:space="preserve">, G. </w:t>
      </w:r>
      <w:r>
        <w:rPr>
          <w:i/>
          <w:iCs/>
          <w:color w:val="222222"/>
        </w:rPr>
        <w:t xml:space="preserve">et al. </w:t>
      </w:r>
      <w:r>
        <w:rPr>
          <w:color w:val="222222"/>
        </w:rPr>
        <w:t xml:space="preserve">(2014). The Impact of Fusarium Mycotoxins on Human and Animal Host Susceptibility to Infectious Diseases. </w:t>
      </w:r>
      <w:r>
        <w:rPr>
          <w:i/>
          <w:iCs/>
          <w:color w:val="222222"/>
        </w:rPr>
        <w:t xml:space="preserve">Toxins </w:t>
      </w:r>
      <w:r>
        <w:rPr>
          <w:b/>
          <w:bCs/>
          <w:color w:val="222222"/>
        </w:rPr>
        <w:t xml:space="preserve">6, </w:t>
      </w:r>
      <w:r>
        <w:rPr>
          <w:color w:val="222222"/>
        </w:rPr>
        <w:t>430-452.</w:t>
      </w:r>
    </w:p>
    <w:p w14:paraId="00392983" w14:textId="77777777" w:rsidR="00F825FB" w:rsidRDefault="00F825FB" w:rsidP="00F825FB">
      <w:proofErr w:type="spellStart"/>
      <w:r w:rsidRPr="00172A03">
        <w:t>Borremans</w:t>
      </w:r>
      <w:proofErr w:type="spellEnd"/>
      <w:r w:rsidRPr="00172A03">
        <w:t xml:space="preserve">, B. </w:t>
      </w:r>
      <w:r w:rsidRPr="00172A03">
        <w:rPr>
          <w:i/>
          <w:iCs/>
        </w:rPr>
        <w:t>et al.</w:t>
      </w:r>
      <w:r w:rsidRPr="00172A03">
        <w:t xml:space="preserve"> (2017).</w:t>
      </w:r>
      <w:r>
        <w:t xml:space="preserve"> </w:t>
      </w:r>
      <w:r w:rsidRPr="00172A03">
        <w:t xml:space="preserve">Nonlinear scaling of foraging contacts with rodent population density. </w:t>
      </w:r>
      <w:r w:rsidRPr="00172A03">
        <w:rPr>
          <w:i/>
          <w:iCs/>
        </w:rPr>
        <w:t>Oikos</w:t>
      </w:r>
      <w:r w:rsidRPr="00172A03">
        <w:t xml:space="preserve"> </w:t>
      </w:r>
      <w:r w:rsidRPr="00172A03">
        <w:rPr>
          <w:b/>
          <w:bCs/>
        </w:rPr>
        <w:t>126</w:t>
      </w:r>
      <w:r w:rsidRPr="00172A03">
        <w:t>, 792–800</w:t>
      </w:r>
      <w:r>
        <w:t>.</w:t>
      </w:r>
    </w:p>
    <w:p w14:paraId="2BFA41A3" w14:textId="77777777" w:rsidR="00F825FB" w:rsidRPr="00172A03" w:rsidRDefault="00F825FB" w:rsidP="00F825FB">
      <w:pPr>
        <w:ind w:hanging="720"/>
      </w:pPr>
    </w:p>
    <w:p w14:paraId="3AB4C2CA"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Brooks, J. The sad and tragic life of Typhoid Mary. </w:t>
      </w:r>
      <w:r w:rsidRPr="00776997">
        <w:rPr>
          <w:rFonts w:ascii="Times" w:hAnsi="Times" w:cs="Helvetica"/>
          <w:i/>
          <w:iCs/>
        </w:rPr>
        <w:t>CMAJ</w:t>
      </w:r>
      <w:r w:rsidRPr="00776997">
        <w:rPr>
          <w:rFonts w:ascii="Times" w:hAnsi="Times" w:cs="Helvetica"/>
        </w:rPr>
        <w:t xml:space="preserve"> </w:t>
      </w:r>
      <w:r w:rsidRPr="00776997">
        <w:rPr>
          <w:rFonts w:ascii="Times" w:hAnsi="Times" w:cs="Helvetica"/>
          <w:b/>
          <w:bCs/>
        </w:rPr>
        <w:t>154</w:t>
      </w:r>
      <w:r w:rsidRPr="00776997">
        <w:rPr>
          <w:rFonts w:ascii="Times" w:hAnsi="Times" w:cs="Helvetica"/>
        </w:rPr>
        <w:t>, 915–916</w:t>
      </w:r>
      <w:r>
        <w:rPr>
          <w:rFonts w:ascii="Times" w:hAnsi="Times" w:cs="Helvetica"/>
        </w:rPr>
        <w:t>.</w:t>
      </w:r>
    </w:p>
    <w:p w14:paraId="43A18691"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26B43195"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Brookes, V. J., </w:t>
      </w:r>
      <w:proofErr w:type="spellStart"/>
      <w:r w:rsidRPr="00776997">
        <w:rPr>
          <w:rFonts w:ascii="Times" w:hAnsi="Times" w:cs="Helvetica"/>
        </w:rPr>
        <w:t>Dürr</w:t>
      </w:r>
      <w:proofErr w:type="spellEnd"/>
      <w:r w:rsidRPr="00776997">
        <w:rPr>
          <w:rFonts w:ascii="Times" w:hAnsi="Times" w:cs="Helvetica"/>
        </w:rPr>
        <w:t>, S. &amp; Ward, M. P. (2019).</w:t>
      </w:r>
      <w:r>
        <w:rPr>
          <w:rFonts w:ascii="Times" w:hAnsi="Times" w:cs="Helvetica"/>
        </w:rPr>
        <w:t xml:space="preserve"> </w:t>
      </w:r>
      <w:r w:rsidRPr="00776997">
        <w:rPr>
          <w:rFonts w:ascii="Times" w:hAnsi="Times" w:cs="Helvetica"/>
        </w:rPr>
        <w:t xml:space="preserve">Rabies-induced </w:t>
      </w:r>
      <w:proofErr w:type="spellStart"/>
      <w:r w:rsidRPr="00776997">
        <w:rPr>
          <w:rFonts w:ascii="Times" w:hAnsi="Times" w:cs="Helvetica"/>
        </w:rPr>
        <w:t>behavioural</w:t>
      </w:r>
      <w:proofErr w:type="spellEnd"/>
      <w:r w:rsidRPr="00776997">
        <w:rPr>
          <w:rFonts w:ascii="Times" w:hAnsi="Times" w:cs="Helvetica"/>
        </w:rPr>
        <w:t xml:space="preserve"> changes are key to rabies persistence in dog populations: Investigation using a network-based model. </w:t>
      </w:r>
      <w:r w:rsidRPr="00776997">
        <w:rPr>
          <w:rFonts w:ascii="Times" w:hAnsi="Times" w:cs="Helvetica"/>
          <w:i/>
          <w:iCs/>
        </w:rPr>
        <w:t>PLOS Neglected Tropical Diseases</w:t>
      </w:r>
      <w:r w:rsidRPr="00776997">
        <w:rPr>
          <w:rFonts w:ascii="Times" w:hAnsi="Times" w:cs="Helvetica"/>
        </w:rPr>
        <w:t xml:space="preserve"> </w:t>
      </w:r>
      <w:r w:rsidRPr="00776997">
        <w:rPr>
          <w:rFonts w:ascii="Times" w:hAnsi="Times" w:cs="Helvetica"/>
          <w:b/>
          <w:bCs/>
        </w:rPr>
        <w:t>13</w:t>
      </w:r>
      <w:r w:rsidRPr="00776997">
        <w:rPr>
          <w:rFonts w:ascii="Times" w:hAnsi="Times" w:cs="Helvetica"/>
        </w:rPr>
        <w:t>, e0007739</w:t>
      </w:r>
      <w:r>
        <w:rPr>
          <w:rFonts w:ascii="Times" w:hAnsi="Times" w:cs="Helvetica"/>
        </w:rPr>
        <w:t>.</w:t>
      </w:r>
    </w:p>
    <w:p w14:paraId="69DEF0DA"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28CABF3A" w14:textId="77777777" w:rsidR="00F825FB" w:rsidRPr="00172A03" w:rsidRDefault="00F825FB" w:rsidP="00F825FB">
      <w:r w:rsidRPr="00172A03">
        <w:t xml:space="preserve">Cooper, L. </w:t>
      </w:r>
      <w:r w:rsidRPr="00172A03">
        <w:rPr>
          <w:i/>
          <w:iCs/>
        </w:rPr>
        <w:t>et al.</w:t>
      </w:r>
      <w:r w:rsidRPr="00172A03">
        <w:t xml:space="preserve"> (2019).</w:t>
      </w:r>
      <w:r>
        <w:t xml:space="preserve"> </w:t>
      </w:r>
      <w:r w:rsidRPr="00172A03">
        <w:t xml:space="preserve">Pareto rules for malaria super-spreaders and super-spreading. </w:t>
      </w:r>
      <w:r w:rsidRPr="00172A03">
        <w:rPr>
          <w:i/>
          <w:iCs/>
        </w:rPr>
        <w:t>Nature Communications</w:t>
      </w:r>
      <w:r w:rsidRPr="00172A03">
        <w:t xml:space="preserve"> </w:t>
      </w:r>
      <w:r w:rsidRPr="00172A03">
        <w:rPr>
          <w:b/>
          <w:bCs/>
        </w:rPr>
        <w:t>10</w:t>
      </w:r>
      <w:r w:rsidRPr="00172A03">
        <w:t>, 3939</w:t>
      </w:r>
      <w:r>
        <w:t>.</w:t>
      </w:r>
    </w:p>
    <w:p w14:paraId="0516DA5B"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58C39712"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DeLong, J. P. &amp; </w:t>
      </w:r>
      <w:proofErr w:type="spellStart"/>
      <w:r w:rsidRPr="00776997">
        <w:rPr>
          <w:rFonts w:ascii="Times" w:hAnsi="Times" w:cs="Helvetica"/>
        </w:rPr>
        <w:t>Gibert</w:t>
      </w:r>
      <w:proofErr w:type="spellEnd"/>
      <w:r w:rsidRPr="00776997">
        <w:rPr>
          <w:rFonts w:ascii="Times" w:hAnsi="Times" w:cs="Helvetica"/>
        </w:rPr>
        <w:t xml:space="preserve">, J. P. </w:t>
      </w:r>
      <w:r>
        <w:rPr>
          <w:rFonts w:ascii="Times" w:hAnsi="Times" w:cs="Helvetica"/>
        </w:rPr>
        <w:t>(</w:t>
      </w:r>
      <w:r w:rsidRPr="00776997">
        <w:rPr>
          <w:rFonts w:ascii="Times" w:hAnsi="Times" w:cs="Helvetica"/>
        </w:rPr>
        <w:t>2016).</w:t>
      </w:r>
      <w:r>
        <w:rPr>
          <w:rFonts w:ascii="Times" w:hAnsi="Times" w:cs="Helvetica"/>
        </w:rPr>
        <w:t xml:space="preserve"> </w:t>
      </w:r>
      <w:r w:rsidRPr="00776997">
        <w:rPr>
          <w:rFonts w:ascii="Times" w:hAnsi="Times" w:cs="Helvetica"/>
        </w:rPr>
        <w:t xml:space="preserve">Gillespie eco-evolutionary models (GEMs) reveal the role of heritable trait variation in eco-evolutionary dynamics. </w:t>
      </w:r>
      <w:r w:rsidRPr="00776997">
        <w:rPr>
          <w:rFonts w:ascii="Times" w:hAnsi="Times" w:cs="Helvetica"/>
          <w:i/>
          <w:iCs/>
        </w:rPr>
        <w:t>Ecology and Evolution</w:t>
      </w:r>
      <w:r w:rsidRPr="00776997">
        <w:rPr>
          <w:rFonts w:ascii="Times" w:hAnsi="Times" w:cs="Helvetica"/>
        </w:rPr>
        <w:t xml:space="preserve"> </w:t>
      </w:r>
      <w:r w:rsidRPr="00776997">
        <w:rPr>
          <w:rFonts w:ascii="Times" w:hAnsi="Times" w:cs="Helvetica"/>
          <w:b/>
          <w:bCs/>
        </w:rPr>
        <w:t>6</w:t>
      </w:r>
      <w:r w:rsidRPr="00776997">
        <w:rPr>
          <w:rFonts w:ascii="Times" w:hAnsi="Times" w:cs="Helvetica"/>
        </w:rPr>
        <w:t>, 935–945</w:t>
      </w:r>
      <w:r>
        <w:rPr>
          <w:rFonts w:ascii="Times" w:hAnsi="Times" w:cs="Helvetica"/>
        </w:rPr>
        <w:t>.</w:t>
      </w:r>
    </w:p>
    <w:p w14:paraId="6287685A"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FBB243A" w14:textId="77777777" w:rsidR="00F825FB" w:rsidRPr="00292D82" w:rsidRDefault="00F825FB" w:rsidP="00F825FB">
      <w:pPr>
        <w:tabs>
          <w:tab w:val="left" w:pos="384"/>
        </w:tabs>
        <w:autoSpaceDE w:val="0"/>
        <w:autoSpaceDN w:val="0"/>
        <w:adjustRightInd w:val="0"/>
        <w:ind w:left="720" w:hanging="720"/>
        <w:jc w:val="both"/>
        <w:rPr>
          <w:rFonts w:ascii="Times" w:hAnsi="Times" w:cs="Helvetica"/>
        </w:rPr>
      </w:pPr>
      <w:r>
        <w:rPr>
          <w:rFonts w:ascii="Times" w:hAnsi="Times" w:cs="Helvetica"/>
        </w:rPr>
        <w:lastRenderedPageBreak/>
        <w:t xml:space="preserve">Ewald, P.W. (1983). Host-parasite relations, vectors, and the evolution of disease severity. </w:t>
      </w:r>
      <w:proofErr w:type="spellStart"/>
      <w:r>
        <w:rPr>
          <w:rFonts w:ascii="Times" w:hAnsi="Times" w:cs="Helvetica"/>
          <w:i/>
          <w:iCs/>
        </w:rPr>
        <w:t>Annu</w:t>
      </w:r>
      <w:proofErr w:type="spellEnd"/>
      <w:r>
        <w:rPr>
          <w:rFonts w:ascii="Times" w:hAnsi="Times" w:cs="Helvetica"/>
          <w:i/>
          <w:iCs/>
        </w:rPr>
        <w:t xml:space="preserve">. Rev. Ecol. </w:t>
      </w:r>
      <w:proofErr w:type="spellStart"/>
      <w:r>
        <w:rPr>
          <w:rFonts w:ascii="Times" w:hAnsi="Times" w:cs="Helvetica"/>
          <w:i/>
          <w:iCs/>
        </w:rPr>
        <w:t>Evol</w:t>
      </w:r>
      <w:proofErr w:type="spellEnd"/>
      <w:r>
        <w:rPr>
          <w:rFonts w:ascii="Times" w:hAnsi="Times" w:cs="Helvetica"/>
          <w:i/>
          <w:iCs/>
        </w:rPr>
        <w:t xml:space="preserve">. Syst. </w:t>
      </w:r>
      <w:r>
        <w:rPr>
          <w:rFonts w:ascii="Times" w:hAnsi="Times" w:cs="Helvetica"/>
          <w:b/>
          <w:bCs/>
        </w:rPr>
        <w:t xml:space="preserve">14, </w:t>
      </w:r>
      <w:r>
        <w:rPr>
          <w:rFonts w:ascii="Times" w:hAnsi="Times" w:cs="Helvetica"/>
        </w:rPr>
        <w:t>465-485.</w:t>
      </w:r>
    </w:p>
    <w:p w14:paraId="4969B59D"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7691B47" w14:textId="77777777" w:rsidR="00F825FB" w:rsidRDefault="00F825FB" w:rsidP="00F825FB">
      <w:pPr>
        <w:tabs>
          <w:tab w:val="left" w:pos="384"/>
        </w:tabs>
        <w:autoSpaceDE w:val="0"/>
        <w:autoSpaceDN w:val="0"/>
        <w:adjustRightInd w:val="0"/>
        <w:ind w:left="720" w:hanging="720"/>
        <w:jc w:val="both"/>
        <w:rPr>
          <w:rFonts w:ascii="Times" w:hAnsi="Times" w:cs="Helvetica"/>
        </w:rPr>
      </w:pPr>
      <w:proofErr w:type="spellStart"/>
      <w:r w:rsidRPr="00776997">
        <w:rPr>
          <w:rFonts w:ascii="Times" w:hAnsi="Times" w:cs="Helvetica"/>
        </w:rPr>
        <w:t>Gani</w:t>
      </w:r>
      <w:proofErr w:type="spellEnd"/>
      <w:r w:rsidRPr="00776997">
        <w:rPr>
          <w:rFonts w:ascii="Times" w:hAnsi="Times" w:cs="Helvetica"/>
        </w:rPr>
        <w:t>, R. &amp; Leach, S. (2004).</w:t>
      </w:r>
      <w:r>
        <w:rPr>
          <w:rFonts w:ascii="Times" w:hAnsi="Times" w:cs="Helvetica"/>
        </w:rPr>
        <w:t xml:space="preserve"> </w:t>
      </w:r>
      <w:r w:rsidRPr="00776997">
        <w:rPr>
          <w:rFonts w:ascii="Times" w:hAnsi="Times" w:cs="Helvetica"/>
        </w:rPr>
        <w:t xml:space="preserve">Epidemiologic Determinants for Modeling Pneumonic Plague Outbreaks. </w:t>
      </w:r>
      <w:proofErr w:type="spellStart"/>
      <w:r w:rsidRPr="00776997">
        <w:rPr>
          <w:rFonts w:ascii="Times" w:hAnsi="Times" w:cs="Helvetica"/>
          <w:i/>
          <w:iCs/>
        </w:rPr>
        <w:t>Emerg</w:t>
      </w:r>
      <w:proofErr w:type="spellEnd"/>
      <w:r w:rsidRPr="00776997">
        <w:rPr>
          <w:rFonts w:ascii="Times" w:hAnsi="Times" w:cs="Helvetica"/>
          <w:i/>
          <w:iCs/>
        </w:rPr>
        <w:t xml:space="preserve"> Infect Dis</w:t>
      </w:r>
      <w:r w:rsidRPr="00776997">
        <w:rPr>
          <w:rFonts w:ascii="Times" w:hAnsi="Times" w:cs="Helvetica"/>
        </w:rPr>
        <w:t xml:space="preserve"> </w:t>
      </w:r>
      <w:r w:rsidRPr="00776997">
        <w:rPr>
          <w:rFonts w:ascii="Times" w:hAnsi="Times" w:cs="Helvetica"/>
          <w:b/>
          <w:bCs/>
        </w:rPr>
        <w:t>10</w:t>
      </w:r>
      <w:r w:rsidRPr="00776997">
        <w:rPr>
          <w:rFonts w:ascii="Times" w:hAnsi="Times" w:cs="Helvetica"/>
        </w:rPr>
        <w:t>, 608–614</w:t>
      </w:r>
      <w:r>
        <w:rPr>
          <w:rFonts w:ascii="Times" w:hAnsi="Times" w:cs="Helvetica"/>
        </w:rPr>
        <w:t>.</w:t>
      </w:r>
    </w:p>
    <w:p w14:paraId="16486B6E"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34E1F84"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Goldberg, T. L. </w:t>
      </w:r>
      <w:r w:rsidRPr="00776997">
        <w:rPr>
          <w:rFonts w:ascii="Times" w:hAnsi="Times" w:cs="Helvetica"/>
          <w:i/>
          <w:iCs/>
        </w:rPr>
        <w:t>et al.</w:t>
      </w:r>
      <w:r w:rsidRPr="00776997">
        <w:rPr>
          <w:rFonts w:ascii="Times" w:hAnsi="Times" w:cs="Helvetica"/>
        </w:rPr>
        <w:t xml:space="preserve"> (20</w:t>
      </w:r>
      <w:r>
        <w:rPr>
          <w:rFonts w:ascii="Times" w:hAnsi="Times" w:cs="Helvetica"/>
        </w:rPr>
        <w:t>09</w:t>
      </w:r>
      <w:r w:rsidRPr="00776997">
        <w:rPr>
          <w:rFonts w:ascii="Times" w:hAnsi="Times" w:cs="Helvetica"/>
        </w:rPr>
        <w:t>).</w:t>
      </w:r>
      <w:r>
        <w:rPr>
          <w:rFonts w:ascii="Times" w:hAnsi="Times" w:cs="Helvetica"/>
        </w:rPr>
        <w:t xml:space="preserve"> </w:t>
      </w:r>
      <w:r w:rsidRPr="00776997">
        <w:rPr>
          <w:rFonts w:ascii="Times" w:hAnsi="Times" w:cs="Helvetica"/>
        </w:rPr>
        <w:t xml:space="preserve">Host Selection by Culex </w:t>
      </w:r>
      <w:proofErr w:type="spellStart"/>
      <w:r w:rsidRPr="00776997">
        <w:rPr>
          <w:rFonts w:ascii="Times" w:hAnsi="Times" w:cs="Helvetica"/>
        </w:rPr>
        <w:t>pipiens</w:t>
      </w:r>
      <w:proofErr w:type="spellEnd"/>
      <w:r w:rsidRPr="00776997">
        <w:rPr>
          <w:rFonts w:ascii="Times" w:hAnsi="Times" w:cs="Helvetica"/>
        </w:rPr>
        <w:t xml:space="preserve"> Mosquitoes and West Nile Virus Amplification. </w:t>
      </w:r>
      <w:r w:rsidRPr="00776997">
        <w:rPr>
          <w:rFonts w:ascii="Times" w:hAnsi="Times" w:cs="Helvetica"/>
          <w:i/>
          <w:iCs/>
        </w:rPr>
        <w:t>The American Journal of Tropical Medicine and Hygiene</w:t>
      </w:r>
      <w:r w:rsidRPr="00776997">
        <w:rPr>
          <w:rFonts w:ascii="Times" w:hAnsi="Times" w:cs="Helvetica"/>
        </w:rPr>
        <w:t xml:space="preserve"> </w:t>
      </w:r>
      <w:r w:rsidRPr="00776997">
        <w:rPr>
          <w:rFonts w:ascii="Times" w:hAnsi="Times" w:cs="Helvetica"/>
          <w:b/>
          <w:bCs/>
        </w:rPr>
        <w:t>80</w:t>
      </w:r>
      <w:r w:rsidRPr="00776997">
        <w:rPr>
          <w:rFonts w:ascii="Times" w:hAnsi="Times" w:cs="Helvetica"/>
        </w:rPr>
        <w:t>, 268–278</w:t>
      </w:r>
      <w:r>
        <w:rPr>
          <w:rFonts w:ascii="Times" w:hAnsi="Times" w:cs="Helvetica"/>
        </w:rPr>
        <w:t xml:space="preserve">. </w:t>
      </w:r>
    </w:p>
    <w:p w14:paraId="171C12E0"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2B0CE209"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Gou, W. &amp; </w:t>
      </w:r>
      <w:proofErr w:type="spellStart"/>
      <w:r w:rsidRPr="00776997">
        <w:rPr>
          <w:rFonts w:ascii="Times" w:hAnsi="Times" w:cs="Helvetica"/>
        </w:rPr>
        <w:t>Jin</w:t>
      </w:r>
      <w:proofErr w:type="spellEnd"/>
      <w:r w:rsidRPr="00776997">
        <w:rPr>
          <w:rFonts w:ascii="Times" w:hAnsi="Times" w:cs="Helvetica"/>
        </w:rPr>
        <w:t>, Z.</w:t>
      </w:r>
      <w:r>
        <w:rPr>
          <w:rFonts w:ascii="Times" w:hAnsi="Times" w:cs="Helvetica"/>
        </w:rPr>
        <w:t xml:space="preserve"> (2017). </w:t>
      </w:r>
      <w:r w:rsidRPr="00776997">
        <w:rPr>
          <w:rFonts w:ascii="Times" w:hAnsi="Times" w:cs="Helvetica"/>
        </w:rPr>
        <w:t xml:space="preserve"> </w:t>
      </w:r>
      <w:proofErr w:type="gramStart"/>
      <w:r w:rsidRPr="00776997">
        <w:rPr>
          <w:rFonts w:ascii="Times" w:hAnsi="Times" w:cs="Helvetica"/>
        </w:rPr>
        <w:t>How</w:t>
      </w:r>
      <w:proofErr w:type="gramEnd"/>
      <w:r w:rsidRPr="00776997">
        <w:rPr>
          <w:rFonts w:ascii="Times" w:hAnsi="Times" w:cs="Helvetica"/>
        </w:rPr>
        <w:t xml:space="preserve"> heterogeneous susceptibility and recovery rates affect the spread of epidemics on networks. </w:t>
      </w:r>
      <w:r w:rsidRPr="00776997">
        <w:rPr>
          <w:rFonts w:ascii="Times" w:hAnsi="Times" w:cs="Helvetica"/>
          <w:i/>
          <w:iCs/>
        </w:rPr>
        <w:t>Infectious Disease Modelling</w:t>
      </w:r>
      <w:r w:rsidRPr="00776997">
        <w:rPr>
          <w:rFonts w:ascii="Times" w:hAnsi="Times" w:cs="Helvetica"/>
        </w:rPr>
        <w:t xml:space="preserve"> </w:t>
      </w:r>
      <w:r w:rsidRPr="00776997">
        <w:rPr>
          <w:rFonts w:ascii="Times" w:hAnsi="Times" w:cs="Helvetica"/>
          <w:b/>
          <w:bCs/>
        </w:rPr>
        <w:t>2</w:t>
      </w:r>
      <w:r w:rsidRPr="00776997">
        <w:rPr>
          <w:rFonts w:ascii="Times" w:hAnsi="Times" w:cs="Helvetica"/>
        </w:rPr>
        <w:t>, 353–367</w:t>
      </w:r>
      <w:r>
        <w:rPr>
          <w:rFonts w:ascii="Times" w:hAnsi="Times" w:cs="Helvetica"/>
        </w:rPr>
        <w:t>.</w:t>
      </w:r>
    </w:p>
    <w:p w14:paraId="284831C3"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4A9CC0B"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Kain, M. P., Childs, M. L., Becker, A. D. &amp; Mordecai, E. A. (2021).</w:t>
      </w:r>
      <w:r>
        <w:rPr>
          <w:rFonts w:ascii="Times" w:hAnsi="Times" w:cs="Helvetica"/>
        </w:rPr>
        <w:t xml:space="preserve"> </w:t>
      </w:r>
      <w:r w:rsidRPr="00776997">
        <w:rPr>
          <w:rFonts w:ascii="Times" w:hAnsi="Times" w:cs="Helvetica"/>
        </w:rPr>
        <w:t xml:space="preserve">Chopping the tail: How preventing superspreading can help to maintain COVID-19 control. </w:t>
      </w:r>
      <w:r w:rsidRPr="00776997">
        <w:rPr>
          <w:rFonts w:ascii="Times" w:hAnsi="Times" w:cs="Helvetica"/>
          <w:i/>
          <w:iCs/>
        </w:rPr>
        <w:t>Epidemics</w:t>
      </w:r>
      <w:r w:rsidRPr="00776997">
        <w:rPr>
          <w:rFonts w:ascii="Times" w:hAnsi="Times" w:cs="Helvetica"/>
        </w:rPr>
        <w:t xml:space="preserve"> </w:t>
      </w:r>
      <w:r w:rsidRPr="00776997">
        <w:rPr>
          <w:rFonts w:ascii="Times" w:hAnsi="Times" w:cs="Helvetica"/>
          <w:b/>
          <w:bCs/>
        </w:rPr>
        <w:t>34</w:t>
      </w:r>
      <w:r w:rsidRPr="00776997">
        <w:rPr>
          <w:rFonts w:ascii="Times" w:hAnsi="Times" w:cs="Helvetica"/>
        </w:rPr>
        <w:t>, 100430</w:t>
      </w:r>
      <w:r>
        <w:rPr>
          <w:rFonts w:ascii="Times" w:hAnsi="Times" w:cs="Helvetica"/>
        </w:rPr>
        <w:t>.</w:t>
      </w:r>
    </w:p>
    <w:p w14:paraId="3105C9C4"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461A4323"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Keeling, M. J. &amp; Eames, K. T. D. (2005).</w:t>
      </w:r>
      <w:r>
        <w:rPr>
          <w:rFonts w:ascii="Times" w:hAnsi="Times" w:cs="Helvetica"/>
        </w:rPr>
        <w:t xml:space="preserve"> </w:t>
      </w:r>
      <w:r w:rsidRPr="00776997">
        <w:rPr>
          <w:rFonts w:ascii="Times" w:hAnsi="Times" w:cs="Helvetica"/>
        </w:rPr>
        <w:t xml:space="preserve">Networks and epidemic models. </w:t>
      </w:r>
      <w:r w:rsidRPr="00776997">
        <w:rPr>
          <w:rFonts w:ascii="Times" w:hAnsi="Times" w:cs="Helvetica"/>
          <w:i/>
          <w:iCs/>
        </w:rPr>
        <w:t>Journal of The Royal Society Interface</w:t>
      </w:r>
      <w:r w:rsidRPr="00776997">
        <w:rPr>
          <w:rFonts w:ascii="Times" w:hAnsi="Times" w:cs="Helvetica"/>
        </w:rPr>
        <w:t xml:space="preserve"> </w:t>
      </w:r>
      <w:r w:rsidRPr="00776997">
        <w:rPr>
          <w:rFonts w:ascii="Times" w:hAnsi="Times" w:cs="Helvetica"/>
          <w:b/>
          <w:bCs/>
        </w:rPr>
        <w:t>2</w:t>
      </w:r>
      <w:r w:rsidRPr="00776997">
        <w:rPr>
          <w:rFonts w:ascii="Times" w:hAnsi="Times" w:cs="Helvetica"/>
        </w:rPr>
        <w:t>, 295–307</w:t>
      </w:r>
      <w:r>
        <w:rPr>
          <w:rFonts w:ascii="Times" w:hAnsi="Times" w:cs="Helvetica"/>
        </w:rPr>
        <w:t>.</w:t>
      </w:r>
    </w:p>
    <w:p w14:paraId="788E74DF"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0C268314"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Lloyd-Smith, J. O., Schreiber, S. J., Kopp, P. E. &amp; Getz, W. M. (2005).</w:t>
      </w:r>
      <w:r>
        <w:rPr>
          <w:rFonts w:ascii="Times" w:hAnsi="Times" w:cs="Helvetica"/>
        </w:rPr>
        <w:t xml:space="preserve"> </w:t>
      </w:r>
      <w:r w:rsidRPr="00776997">
        <w:rPr>
          <w:rFonts w:ascii="Times" w:hAnsi="Times" w:cs="Helvetica"/>
        </w:rPr>
        <w:t xml:space="preserve">Superspreading and the effect of individual variation on disease emergence. </w:t>
      </w:r>
      <w:r w:rsidRPr="00776997">
        <w:rPr>
          <w:rFonts w:ascii="Times" w:hAnsi="Times" w:cs="Helvetica"/>
          <w:i/>
          <w:iCs/>
        </w:rPr>
        <w:t>Nature</w:t>
      </w:r>
      <w:r w:rsidRPr="00776997">
        <w:rPr>
          <w:rFonts w:ascii="Times" w:hAnsi="Times" w:cs="Helvetica"/>
        </w:rPr>
        <w:t xml:space="preserve"> </w:t>
      </w:r>
      <w:r w:rsidRPr="00776997">
        <w:rPr>
          <w:rFonts w:ascii="Times" w:hAnsi="Times" w:cs="Helvetica"/>
          <w:b/>
          <w:bCs/>
        </w:rPr>
        <w:t>438</w:t>
      </w:r>
      <w:r w:rsidRPr="00776997">
        <w:rPr>
          <w:rFonts w:ascii="Times" w:hAnsi="Times" w:cs="Helvetica"/>
        </w:rPr>
        <w:t>, 355–359</w:t>
      </w:r>
      <w:r>
        <w:rPr>
          <w:rFonts w:ascii="Times" w:hAnsi="Times" w:cs="Helvetica"/>
        </w:rPr>
        <w:t>.</w:t>
      </w:r>
    </w:p>
    <w:p w14:paraId="3C7F57AE"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C5377A3" w14:textId="77777777" w:rsidR="00F825FB" w:rsidRDefault="00F825FB" w:rsidP="00F825FB">
      <w:pPr>
        <w:tabs>
          <w:tab w:val="left" w:pos="384"/>
        </w:tabs>
        <w:autoSpaceDE w:val="0"/>
        <w:autoSpaceDN w:val="0"/>
        <w:adjustRightInd w:val="0"/>
        <w:ind w:hanging="720"/>
        <w:jc w:val="both"/>
        <w:rPr>
          <w:rFonts w:ascii="Times" w:hAnsi="Times" w:cs="Helvetica"/>
        </w:rPr>
      </w:pPr>
      <w:r>
        <w:rPr>
          <w:rFonts w:ascii="Times" w:hAnsi="Times" w:cs="Helvetica"/>
        </w:rPr>
        <w:tab/>
      </w:r>
      <w:proofErr w:type="spellStart"/>
      <w:r>
        <w:rPr>
          <w:rFonts w:ascii="Times" w:hAnsi="Times" w:cs="Helvetica"/>
        </w:rPr>
        <w:t>Muehlenbein</w:t>
      </w:r>
      <w:proofErr w:type="spellEnd"/>
      <w:r>
        <w:rPr>
          <w:rFonts w:ascii="Times" w:hAnsi="Times" w:cs="Helvetica"/>
        </w:rPr>
        <w:t xml:space="preserve">, M.P., </w:t>
      </w:r>
      <w:proofErr w:type="spellStart"/>
      <w:r>
        <w:rPr>
          <w:rFonts w:ascii="Times" w:hAnsi="Times" w:cs="Helvetica"/>
        </w:rPr>
        <w:t>Bribiescas</w:t>
      </w:r>
      <w:proofErr w:type="spellEnd"/>
      <w:r>
        <w:rPr>
          <w:rFonts w:ascii="Times" w:hAnsi="Times" w:cs="Helvetica"/>
        </w:rPr>
        <w:t xml:space="preserve">, R.G. (2005). Testosterone-mediated immune functions in male life histories. </w:t>
      </w:r>
      <w:r>
        <w:rPr>
          <w:rFonts w:ascii="Times" w:hAnsi="Times" w:cs="Helvetica"/>
          <w:i/>
          <w:iCs/>
        </w:rPr>
        <w:t>Am. J. Hum. Biol.</w:t>
      </w:r>
      <w:r>
        <w:rPr>
          <w:rFonts w:ascii="Times" w:hAnsi="Times" w:cs="Helvetica"/>
        </w:rPr>
        <w:t xml:space="preserve"> </w:t>
      </w:r>
      <w:r>
        <w:rPr>
          <w:rFonts w:ascii="Times" w:hAnsi="Times" w:cs="Helvetica"/>
          <w:b/>
          <w:bCs/>
        </w:rPr>
        <w:t xml:space="preserve">17, </w:t>
      </w:r>
      <w:r>
        <w:rPr>
          <w:rFonts w:ascii="Times" w:hAnsi="Times" w:cs="Helvetica"/>
        </w:rPr>
        <w:t>527-558.</w:t>
      </w:r>
    </w:p>
    <w:p w14:paraId="2921A8B8" w14:textId="77777777" w:rsidR="00F825FB" w:rsidRDefault="00F825FB" w:rsidP="00F825FB">
      <w:pPr>
        <w:spacing w:before="200" w:after="200"/>
        <w:ind w:left="720" w:hanging="720"/>
        <w:rPr>
          <w:color w:val="222222"/>
        </w:rPr>
      </w:pPr>
      <w:r>
        <w:rPr>
          <w:color w:val="222222"/>
        </w:rPr>
        <w:t>Oswald, I.P.</w:t>
      </w:r>
      <w:r w:rsidRPr="00776997">
        <w:rPr>
          <w:color w:val="222222"/>
        </w:rPr>
        <w:t xml:space="preserve"> </w:t>
      </w:r>
      <w:r>
        <w:rPr>
          <w:color w:val="222222"/>
        </w:rPr>
        <w:t xml:space="preserve">2006. Role of intestinal epithelial cells in the innate immune defense of the pig intestine. </w:t>
      </w:r>
      <w:r w:rsidRPr="00776997">
        <w:rPr>
          <w:i/>
          <w:iCs/>
          <w:color w:val="222222"/>
        </w:rPr>
        <w:t>Vet. Res.</w:t>
      </w:r>
      <w:r>
        <w:rPr>
          <w:color w:val="222222"/>
        </w:rPr>
        <w:t xml:space="preserve"> 37, 359–368.</w:t>
      </w:r>
    </w:p>
    <w:p w14:paraId="0B52621B"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Plowright, R. K. </w:t>
      </w:r>
      <w:r w:rsidRPr="00776997">
        <w:rPr>
          <w:rFonts w:ascii="Times" w:hAnsi="Times" w:cs="Helvetica"/>
          <w:i/>
          <w:iCs/>
        </w:rPr>
        <w:t>et al.</w:t>
      </w:r>
      <w:r w:rsidRPr="00776997">
        <w:rPr>
          <w:rFonts w:ascii="Times" w:hAnsi="Times" w:cs="Helvetica"/>
        </w:rPr>
        <w:t xml:space="preserve"> (2017).</w:t>
      </w:r>
      <w:r>
        <w:rPr>
          <w:rFonts w:ascii="Times" w:hAnsi="Times" w:cs="Helvetica"/>
        </w:rPr>
        <w:t xml:space="preserve"> </w:t>
      </w:r>
      <w:r w:rsidRPr="00776997">
        <w:rPr>
          <w:rFonts w:ascii="Times" w:hAnsi="Times" w:cs="Helvetica"/>
        </w:rPr>
        <w:t xml:space="preserve">Age-specific infectious period shapes dynamics of pneumonia in bighorn sheep. </w:t>
      </w:r>
      <w:r w:rsidRPr="00776997">
        <w:rPr>
          <w:rFonts w:ascii="Times" w:hAnsi="Times" w:cs="Helvetica"/>
          <w:i/>
          <w:iCs/>
        </w:rPr>
        <w:t>Ecology Letters</w:t>
      </w:r>
      <w:r w:rsidRPr="00776997">
        <w:rPr>
          <w:rFonts w:ascii="Times" w:hAnsi="Times" w:cs="Helvetica"/>
        </w:rPr>
        <w:t xml:space="preserve"> </w:t>
      </w:r>
      <w:r w:rsidRPr="00776997">
        <w:rPr>
          <w:rFonts w:ascii="Times" w:hAnsi="Times" w:cs="Helvetica"/>
          <w:b/>
          <w:bCs/>
        </w:rPr>
        <w:t>20</w:t>
      </w:r>
      <w:r w:rsidRPr="00776997">
        <w:rPr>
          <w:rFonts w:ascii="Times" w:hAnsi="Times" w:cs="Helvetica"/>
        </w:rPr>
        <w:t>, 1325–1336</w:t>
      </w:r>
      <w:r>
        <w:rPr>
          <w:rFonts w:ascii="Times" w:hAnsi="Times" w:cs="Helvetica"/>
        </w:rPr>
        <w:t>.</w:t>
      </w:r>
    </w:p>
    <w:p w14:paraId="728A4F51"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3F11C864" w14:textId="77777777" w:rsidR="00F825FB" w:rsidRPr="00172A03" w:rsidRDefault="00F825FB" w:rsidP="00F825FB">
      <w:r w:rsidRPr="00172A03">
        <w:t>Ruiz, M., French, S. S., Demas, G. E. &amp; Martins, E. P. (2010).</w:t>
      </w:r>
      <w:r>
        <w:t xml:space="preserve"> </w:t>
      </w:r>
      <w:r w:rsidRPr="00172A03">
        <w:t xml:space="preserve">Food supplementation and testosterone interact to influence reproductive behavior and immune function in Sceloporus </w:t>
      </w:r>
      <w:proofErr w:type="spellStart"/>
      <w:r w:rsidRPr="00172A03">
        <w:t>graciosus</w:t>
      </w:r>
      <w:proofErr w:type="spellEnd"/>
      <w:r w:rsidRPr="00172A03">
        <w:t xml:space="preserve">. </w:t>
      </w:r>
      <w:r w:rsidRPr="00172A03">
        <w:rPr>
          <w:i/>
          <w:iCs/>
        </w:rPr>
        <w:t>Hormones and Behavior</w:t>
      </w:r>
      <w:r w:rsidRPr="00172A03">
        <w:t xml:space="preserve"> </w:t>
      </w:r>
      <w:r w:rsidRPr="00172A03">
        <w:rPr>
          <w:b/>
          <w:bCs/>
        </w:rPr>
        <w:t>57</w:t>
      </w:r>
      <w:r w:rsidRPr="00172A03">
        <w:t>, 134–139</w:t>
      </w:r>
      <w:r>
        <w:t>.</w:t>
      </w:r>
    </w:p>
    <w:p w14:paraId="284188CF" w14:textId="77777777" w:rsidR="00F825FB" w:rsidRDefault="00F825FB" w:rsidP="00F825FB">
      <w:pPr>
        <w:tabs>
          <w:tab w:val="left" w:pos="384"/>
        </w:tabs>
        <w:autoSpaceDE w:val="0"/>
        <w:autoSpaceDN w:val="0"/>
        <w:adjustRightInd w:val="0"/>
        <w:ind w:left="720" w:hanging="720"/>
        <w:jc w:val="both"/>
        <w:rPr>
          <w:color w:val="222222"/>
        </w:rPr>
      </w:pPr>
    </w:p>
    <w:p w14:paraId="752A36ED"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Shen, Z. </w:t>
      </w:r>
      <w:r w:rsidRPr="00776997">
        <w:rPr>
          <w:rFonts w:ascii="Times" w:hAnsi="Times" w:cs="Helvetica"/>
          <w:i/>
          <w:iCs/>
        </w:rPr>
        <w:t>et al.</w:t>
      </w:r>
      <w:r w:rsidRPr="00776997">
        <w:rPr>
          <w:rFonts w:ascii="Times" w:hAnsi="Times" w:cs="Helvetica"/>
        </w:rPr>
        <w:t xml:space="preserve"> (1996).</w:t>
      </w:r>
      <w:r>
        <w:rPr>
          <w:rFonts w:ascii="Times" w:hAnsi="Times" w:cs="Helvetica"/>
        </w:rPr>
        <w:t xml:space="preserve"> </w:t>
      </w:r>
      <w:r w:rsidRPr="00776997">
        <w:rPr>
          <w:rFonts w:ascii="Times" w:hAnsi="Times" w:cs="Helvetica"/>
        </w:rPr>
        <w:t xml:space="preserve">Superspreading SARS Events, Beijing, 2003. </w:t>
      </w:r>
      <w:proofErr w:type="spellStart"/>
      <w:r w:rsidRPr="00776997">
        <w:rPr>
          <w:rFonts w:ascii="Times" w:hAnsi="Times" w:cs="Helvetica"/>
          <w:i/>
          <w:iCs/>
        </w:rPr>
        <w:t>Emerg</w:t>
      </w:r>
      <w:proofErr w:type="spellEnd"/>
      <w:r w:rsidRPr="00776997">
        <w:rPr>
          <w:rFonts w:ascii="Times" w:hAnsi="Times" w:cs="Helvetica"/>
          <w:i/>
          <w:iCs/>
        </w:rPr>
        <w:t xml:space="preserve"> Infect Dis</w:t>
      </w:r>
      <w:r w:rsidRPr="00776997">
        <w:rPr>
          <w:rFonts w:ascii="Times" w:hAnsi="Times" w:cs="Helvetica"/>
        </w:rPr>
        <w:t xml:space="preserve"> </w:t>
      </w:r>
      <w:r w:rsidRPr="00776997">
        <w:rPr>
          <w:rFonts w:ascii="Times" w:hAnsi="Times" w:cs="Helvetica"/>
          <w:b/>
          <w:bCs/>
        </w:rPr>
        <w:t>10</w:t>
      </w:r>
      <w:r w:rsidRPr="00776997">
        <w:rPr>
          <w:rFonts w:ascii="Times" w:hAnsi="Times" w:cs="Helvetica"/>
        </w:rPr>
        <w:t>, 256–260 (2004).</w:t>
      </w:r>
    </w:p>
    <w:p w14:paraId="6F8A181B"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1FCBC74F" w14:textId="77777777" w:rsidR="00F825FB" w:rsidRPr="00172A03" w:rsidRDefault="00F825FB" w:rsidP="00F825FB">
      <w:proofErr w:type="spellStart"/>
      <w:r w:rsidRPr="00172A03">
        <w:t>Siddle</w:t>
      </w:r>
      <w:proofErr w:type="spellEnd"/>
      <w:r w:rsidRPr="00172A03">
        <w:t xml:space="preserve">, H. V. </w:t>
      </w:r>
      <w:r w:rsidRPr="00172A03">
        <w:rPr>
          <w:i/>
          <w:iCs/>
        </w:rPr>
        <w:t>et al.</w:t>
      </w:r>
      <w:r w:rsidRPr="00172A03">
        <w:t xml:space="preserve"> (2007).</w:t>
      </w:r>
      <w:r>
        <w:t xml:space="preserve"> </w:t>
      </w:r>
      <w:r w:rsidRPr="00172A03">
        <w:t xml:space="preserve">Transmission of a fatal clonal tumor by biting occurs due to depleted MHC diversity in a threatened carnivorous marsupial. </w:t>
      </w:r>
      <w:r w:rsidRPr="00172A03">
        <w:rPr>
          <w:i/>
          <w:iCs/>
        </w:rPr>
        <w:t>Proceedings of the National Academy of Sciences</w:t>
      </w:r>
      <w:r w:rsidRPr="00172A03">
        <w:t xml:space="preserve"> </w:t>
      </w:r>
      <w:r w:rsidRPr="00172A03">
        <w:rPr>
          <w:b/>
          <w:bCs/>
        </w:rPr>
        <w:t>104</w:t>
      </w:r>
      <w:r w:rsidRPr="00172A03">
        <w:t>, 16221–16226</w:t>
      </w:r>
      <w:r>
        <w:t>.</w:t>
      </w:r>
    </w:p>
    <w:p w14:paraId="67A9F325"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7DE1BD49" w14:textId="77777777" w:rsidR="00F825FB" w:rsidRDefault="00F825FB" w:rsidP="00F825FB">
      <w:pPr>
        <w:tabs>
          <w:tab w:val="left" w:pos="384"/>
        </w:tabs>
        <w:autoSpaceDE w:val="0"/>
        <w:autoSpaceDN w:val="0"/>
        <w:adjustRightInd w:val="0"/>
        <w:ind w:left="720" w:hanging="720"/>
        <w:jc w:val="both"/>
        <w:rPr>
          <w:color w:val="222222"/>
        </w:rPr>
      </w:pPr>
    </w:p>
    <w:p w14:paraId="58279A78"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Stein, R. A. (2011).</w:t>
      </w:r>
      <w:r>
        <w:rPr>
          <w:rFonts w:ascii="Times" w:hAnsi="Times" w:cs="Helvetica"/>
        </w:rPr>
        <w:t xml:space="preserve"> </w:t>
      </w:r>
      <w:r w:rsidRPr="00776997">
        <w:rPr>
          <w:rFonts w:ascii="Times" w:hAnsi="Times" w:cs="Helvetica"/>
        </w:rPr>
        <w:t xml:space="preserve">Super-spreaders in infectious diseases. </w:t>
      </w:r>
      <w:r w:rsidRPr="00776997">
        <w:rPr>
          <w:rFonts w:ascii="Times" w:hAnsi="Times" w:cs="Helvetica"/>
          <w:i/>
          <w:iCs/>
        </w:rPr>
        <w:t>International Journal of Infectious Diseases</w:t>
      </w:r>
      <w:r w:rsidRPr="00776997">
        <w:rPr>
          <w:rFonts w:ascii="Times" w:hAnsi="Times" w:cs="Helvetica"/>
        </w:rPr>
        <w:t xml:space="preserve"> </w:t>
      </w:r>
      <w:r w:rsidRPr="00776997">
        <w:rPr>
          <w:rFonts w:ascii="Times" w:hAnsi="Times" w:cs="Helvetica"/>
          <w:b/>
          <w:bCs/>
        </w:rPr>
        <w:t>15</w:t>
      </w:r>
      <w:r w:rsidRPr="00776997">
        <w:rPr>
          <w:rFonts w:ascii="Times" w:hAnsi="Times" w:cs="Helvetica"/>
        </w:rPr>
        <w:t>, e510–e513</w:t>
      </w:r>
      <w:r>
        <w:rPr>
          <w:rFonts w:ascii="Times" w:hAnsi="Times" w:cs="Helvetica"/>
        </w:rPr>
        <w:t>.</w:t>
      </w:r>
    </w:p>
    <w:p w14:paraId="025DDEAA"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6633D6E7" w14:textId="77777777" w:rsidR="00F825FB" w:rsidRDefault="00F825FB" w:rsidP="00F825FB">
      <w:pPr>
        <w:tabs>
          <w:tab w:val="left" w:pos="384"/>
        </w:tabs>
        <w:autoSpaceDE w:val="0"/>
        <w:autoSpaceDN w:val="0"/>
        <w:adjustRightInd w:val="0"/>
        <w:ind w:left="720" w:hanging="720"/>
        <w:jc w:val="both"/>
        <w:rPr>
          <w:color w:val="222222"/>
        </w:rPr>
      </w:pPr>
      <w:proofErr w:type="spellStart"/>
      <w:r>
        <w:rPr>
          <w:color w:val="222222"/>
        </w:rPr>
        <w:t>Takken</w:t>
      </w:r>
      <w:proofErr w:type="spellEnd"/>
      <w:r>
        <w:rPr>
          <w:color w:val="222222"/>
        </w:rPr>
        <w:t xml:space="preserve">, W. &amp; Verhulst, N.O. (2013). Host preferences of blood-feeding mosquitoes. Annual Review of Entomology, 58, 433–453. </w:t>
      </w:r>
    </w:p>
    <w:p w14:paraId="6DC85022" w14:textId="77777777" w:rsidR="00F825FB" w:rsidRDefault="00F825FB" w:rsidP="00F825FB">
      <w:pPr>
        <w:tabs>
          <w:tab w:val="left" w:pos="384"/>
        </w:tabs>
        <w:autoSpaceDE w:val="0"/>
        <w:autoSpaceDN w:val="0"/>
        <w:adjustRightInd w:val="0"/>
        <w:ind w:left="720" w:hanging="720"/>
        <w:jc w:val="both"/>
        <w:rPr>
          <w:rFonts w:ascii="Times" w:hAnsi="Times" w:cs="Helvetica"/>
        </w:rPr>
      </w:pPr>
    </w:p>
    <w:p w14:paraId="38B70EA1"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White, L. A., Forester, J. D. &amp; Craft, M. E. (2018).</w:t>
      </w:r>
      <w:r>
        <w:rPr>
          <w:rFonts w:ascii="Times" w:hAnsi="Times" w:cs="Helvetica"/>
        </w:rPr>
        <w:t xml:space="preserve"> </w:t>
      </w:r>
      <w:r w:rsidRPr="00776997">
        <w:rPr>
          <w:rFonts w:ascii="Times" w:hAnsi="Times" w:cs="Helvetica"/>
        </w:rPr>
        <w:t xml:space="preserve">Covariation between the physiological and behavioral components of pathogen transmission: host heterogeneity determines epidemic outcomes. </w:t>
      </w:r>
      <w:r w:rsidRPr="00776997">
        <w:rPr>
          <w:rFonts w:ascii="Times" w:hAnsi="Times" w:cs="Helvetica"/>
          <w:i/>
          <w:iCs/>
        </w:rPr>
        <w:t>Oikos</w:t>
      </w:r>
      <w:r w:rsidRPr="00776997">
        <w:rPr>
          <w:rFonts w:ascii="Times" w:hAnsi="Times" w:cs="Helvetica"/>
        </w:rPr>
        <w:t xml:space="preserve"> </w:t>
      </w:r>
      <w:r w:rsidRPr="00776997">
        <w:rPr>
          <w:rFonts w:ascii="Times" w:hAnsi="Times" w:cs="Helvetica"/>
          <w:b/>
          <w:bCs/>
        </w:rPr>
        <w:t>127</w:t>
      </w:r>
      <w:r w:rsidRPr="00776997">
        <w:rPr>
          <w:rFonts w:ascii="Times" w:hAnsi="Times" w:cs="Helvetica"/>
        </w:rPr>
        <w:t>, 538–552</w:t>
      </w:r>
      <w:r>
        <w:rPr>
          <w:rFonts w:ascii="Times" w:hAnsi="Times" w:cs="Helvetica"/>
        </w:rPr>
        <w:t>.</w:t>
      </w:r>
    </w:p>
    <w:p w14:paraId="61B90E14" w14:textId="77777777" w:rsidR="00F825FB" w:rsidRPr="00903C0E" w:rsidRDefault="00F825FB" w:rsidP="00F825FB">
      <w:pPr>
        <w:tabs>
          <w:tab w:val="left" w:pos="384"/>
        </w:tabs>
        <w:autoSpaceDE w:val="0"/>
        <w:autoSpaceDN w:val="0"/>
        <w:adjustRightInd w:val="0"/>
        <w:ind w:left="720" w:hanging="720"/>
        <w:jc w:val="both"/>
        <w:rPr>
          <w:rFonts w:ascii="Times" w:hAnsi="Times" w:cs="Helvetica"/>
        </w:rPr>
      </w:pPr>
    </w:p>
    <w:p w14:paraId="135DFC12" w14:textId="77777777" w:rsidR="00F825FB" w:rsidRDefault="00F825FB" w:rsidP="00F825FB">
      <w:pPr>
        <w:tabs>
          <w:tab w:val="left" w:pos="384"/>
        </w:tabs>
        <w:autoSpaceDE w:val="0"/>
        <w:autoSpaceDN w:val="0"/>
        <w:adjustRightInd w:val="0"/>
        <w:ind w:left="720" w:hanging="720"/>
        <w:jc w:val="both"/>
        <w:rPr>
          <w:rFonts w:ascii="Times" w:hAnsi="Times" w:cs="Helvetica"/>
        </w:rPr>
      </w:pPr>
      <w:r w:rsidRPr="00776997">
        <w:rPr>
          <w:rFonts w:ascii="Times" w:hAnsi="Times" w:cs="Helvetica"/>
        </w:rPr>
        <w:t xml:space="preserve">Wong, G. </w:t>
      </w:r>
      <w:r w:rsidRPr="00776997">
        <w:rPr>
          <w:rFonts w:ascii="Times" w:hAnsi="Times" w:cs="Helvetica"/>
          <w:i/>
          <w:iCs/>
        </w:rPr>
        <w:t>et al.</w:t>
      </w:r>
      <w:r w:rsidRPr="00776997">
        <w:rPr>
          <w:rFonts w:ascii="Times" w:hAnsi="Times" w:cs="Helvetica"/>
        </w:rPr>
        <w:t xml:space="preserve"> (2015).</w:t>
      </w:r>
      <w:r>
        <w:rPr>
          <w:rFonts w:ascii="Times" w:hAnsi="Times" w:cs="Helvetica"/>
        </w:rPr>
        <w:t xml:space="preserve"> </w:t>
      </w:r>
      <w:r w:rsidRPr="00776997">
        <w:rPr>
          <w:rFonts w:ascii="Times" w:hAnsi="Times" w:cs="Helvetica"/>
        </w:rPr>
        <w:t xml:space="preserve">MERS, SARS, and Ebola: The Role of Super-Spreaders in Infectious Disease. </w:t>
      </w:r>
      <w:r w:rsidRPr="00776997">
        <w:rPr>
          <w:rFonts w:ascii="Times" w:hAnsi="Times" w:cs="Helvetica"/>
          <w:i/>
          <w:iCs/>
        </w:rPr>
        <w:t>Cell Host &amp; Microbe</w:t>
      </w:r>
      <w:r w:rsidRPr="00776997">
        <w:rPr>
          <w:rFonts w:ascii="Times" w:hAnsi="Times" w:cs="Helvetica"/>
        </w:rPr>
        <w:t xml:space="preserve"> </w:t>
      </w:r>
      <w:r w:rsidRPr="00776997">
        <w:rPr>
          <w:rFonts w:ascii="Times" w:hAnsi="Times" w:cs="Helvetica"/>
          <w:b/>
          <w:bCs/>
        </w:rPr>
        <w:t>18</w:t>
      </w:r>
      <w:r w:rsidRPr="00776997">
        <w:rPr>
          <w:rFonts w:ascii="Times" w:hAnsi="Times" w:cs="Helvetica"/>
        </w:rPr>
        <w:t>, 398–401</w:t>
      </w:r>
      <w:r>
        <w:rPr>
          <w:rFonts w:ascii="Times" w:hAnsi="Times" w:cs="Helvetica"/>
        </w:rPr>
        <w:t>.</w:t>
      </w:r>
    </w:p>
    <w:p w14:paraId="179BFA1C" w14:textId="77777777" w:rsidR="00F825FB" w:rsidRPr="00776997" w:rsidRDefault="00F825FB" w:rsidP="00F825FB">
      <w:pPr>
        <w:tabs>
          <w:tab w:val="left" w:pos="384"/>
        </w:tabs>
        <w:autoSpaceDE w:val="0"/>
        <w:autoSpaceDN w:val="0"/>
        <w:adjustRightInd w:val="0"/>
        <w:ind w:left="720" w:hanging="720"/>
        <w:jc w:val="both"/>
        <w:rPr>
          <w:rFonts w:ascii="Times" w:hAnsi="Times" w:cs="Helvetica"/>
        </w:rPr>
      </w:pPr>
    </w:p>
    <w:p w14:paraId="55D6C728" w14:textId="77777777" w:rsidR="00F825FB" w:rsidRPr="00172A03" w:rsidRDefault="00F825FB" w:rsidP="00F825FB">
      <w:pPr>
        <w:tabs>
          <w:tab w:val="left" w:pos="384"/>
        </w:tabs>
        <w:autoSpaceDE w:val="0"/>
        <w:autoSpaceDN w:val="0"/>
        <w:adjustRightInd w:val="0"/>
        <w:ind w:left="720" w:hanging="720"/>
        <w:jc w:val="both"/>
        <w:rPr>
          <w:rFonts w:ascii="Times" w:hAnsi="Times" w:cs="Helvetica"/>
        </w:rPr>
      </w:pPr>
      <w:proofErr w:type="spellStart"/>
      <w:r w:rsidRPr="00776997">
        <w:rPr>
          <w:rFonts w:ascii="Times" w:hAnsi="Times" w:cs="Helvetica"/>
        </w:rPr>
        <w:t>Woolhouse</w:t>
      </w:r>
      <w:proofErr w:type="spellEnd"/>
      <w:r w:rsidRPr="00776997">
        <w:rPr>
          <w:rFonts w:ascii="Times" w:hAnsi="Times" w:cs="Helvetica"/>
        </w:rPr>
        <w:t xml:space="preserve">, M. E. J. </w:t>
      </w:r>
      <w:r w:rsidRPr="00776997">
        <w:rPr>
          <w:rFonts w:ascii="Times" w:hAnsi="Times" w:cs="Helvetica"/>
          <w:i/>
          <w:iCs/>
        </w:rPr>
        <w:t>et al.</w:t>
      </w:r>
      <w:r w:rsidRPr="00776997">
        <w:rPr>
          <w:rFonts w:ascii="Times" w:hAnsi="Times" w:cs="Helvetica"/>
        </w:rPr>
        <w:t xml:space="preserve"> (1997).</w:t>
      </w:r>
      <w:r>
        <w:rPr>
          <w:rFonts w:ascii="Times" w:hAnsi="Times" w:cs="Helvetica"/>
        </w:rPr>
        <w:t xml:space="preserve"> </w:t>
      </w:r>
      <w:r w:rsidRPr="00776997">
        <w:rPr>
          <w:rFonts w:ascii="Times" w:hAnsi="Times" w:cs="Helvetica"/>
        </w:rPr>
        <w:t xml:space="preserve">Heterogeneities in the transmission of infectious agents: Implications for the design of control programs. </w:t>
      </w:r>
      <w:r w:rsidRPr="00776997">
        <w:rPr>
          <w:rFonts w:ascii="Times" w:hAnsi="Times" w:cs="Helvetica"/>
          <w:i/>
          <w:iCs/>
        </w:rPr>
        <w:t>Proceedings of the National Academy of Sciences</w:t>
      </w:r>
      <w:r w:rsidRPr="00776997">
        <w:rPr>
          <w:rFonts w:ascii="Times" w:hAnsi="Times" w:cs="Helvetica"/>
        </w:rPr>
        <w:t xml:space="preserve"> </w:t>
      </w:r>
      <w:r w:rsidRPr="00776997">
        <w:rPr>
          <w:rFonts w:ascii="Times" w:hAnsi="Times" w:cs="Helvetica"/>
          <w:b/>
          <w:bCs/>
        </w:rPr>
        <w:t>94</w:t>
      </w:r>
      <w:r w:rsidRPr="00776997">
        <w:rPr>
          <w:rFonts w:ascii="Times" w:hAnsi="Times" w:cs="Helvetica"/>
        </w:rPr>
        <w:t>, 338–342</w:t>
      </w:r>
      <w:r>
        <w:rPr>
          <w:rFonts w:ascii="Times" w:hAnsi="Times" w:cs="Helvetica"/>
        </w:rPr>
        <w:t>.</w:t>
      </w:r>
    </w:p>
    <w:p w14:paraId="46C3BED1" w14:textId="77777777" w:rsidR="00F825FB" w:rsidRDefault="00F825FB" w:rsidP="00895131">
      <w:pPr>
        <w:rPr>
          <w:b/>
          <w:bCs/>
          <w:iCs/>
        </w:rPr>
      </w:pPr>
    </w:p>
    <w:sectPr w:rsidR="00F825F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lay Cressler" w:date="2021-09-01T11:02:00Z" w:initials="CC">
    <w:p w14:paraId="77487A8D" w14:textId="34E8712A" w:rsidR="00BA4672" w:rsidRDefault="00BA4672">
      <w:pPr>
        <w:pStyle w:val="CommentText"/>
      </w:pPr>
      <w:r>
        <w:rPr>
          <w:rStyle w:val="CommentReference"/>
        </w:rPr>
        <w:annotationRef/>
      </w:r>
      <w:r>
        <w:t xml:space="preserve">It’s not just that they are “classified” as a super-spreader – they </w:t>
      </w:r>
      <w:proofErr w:type="gramStart"/>
      <w:r>
        <w:t>actually ARE</w:t>
      </w:r>
      <w:proofErr w:type="gramEnd"/>
      <w:r>
        <w:t xml:space="preserve"> a super-spreader!</w:t>
      </w:r>
    </w:p>
  </w:comment>
  <w:comment w:id="7" w:author="Clay Cressler" w:date="2021-09-01T11:04:00Z" w:initials="CC">
    <w:p w14:paraId="312D79BB" w14:textId="77777777" w:rsidR="00BA4672" w:rsidRDefault="00BA4672">
      <w:pPr>
        <w:pStyle w:val="CommentText"/>
      </w:pPr>
      <w:r>
        <w:rPr>
          <w:rStyle w:val="CommentReference"/>
        </w:rPr>
        <w:annotationRef/>
      </w:r>
      <w:r>
        <w:t xml:space="preserve">I find this sentence a bit vague. </w:t>
      </w:r>
      <w:r w:rsidR="00FE1123">
        <w:t>If I read “epidemiological patterns” as meaning the dynamics of an epidemic, then this sentence says that disease spread is driven by individual variation in traits that are pertinent to disease spread.</w:t>
      </w:r>
    </w:p>
    <w:p w14:paraId="0046202F" w14:textId="77777777" w:rsidR="00FE1123" w:rsidRDefault="00FE1123">
      <w:pPr>
        <w:pStyle w:val="CommentText"/>
      </w:pPr>
    </w:p>
    <w:p w14:paraId="78D84E09" w14:textId="3085BE13" w:rsidR="00FE1123" w:rsidRDefault="00FE1123">
      <w:pPr>
        <w:pStyle w:val="CommentText"/>
      </w:pPr>
      <w:r>
        <w:t xml:space="preserve">The next paragraph is giving examples of different epidemiologically relevant traits that are known to vary, which is really an extension of what you’re already doing here. So perhaps what you could do is break this paragraph at the “For example, Typhoid Mary…” and then drop this sentence, combining the specific examples into a more general discussion of trait variation. </w:t>
      </w:r>
    </w:p>
  </w:comment>
  <w:comment w:id="9" w:author="Clay Cressler" w:date="2021-09-01T11:17:00Z" w:initials="CC">
    <w:p w14:paraId="6563684C" w14:textId="09EBD3A9" w:rsidR="006F0F91" w:rsidRDefault="006F0F91">
      <w:pPr>
        <w:pStyle w:val="CommentText"/>
      </w:pPr>
      <w:r>
        <w:rPr>
          <w:rStyle w:val="CommentReference"/>
        </w:rPr>
        <w:annotationRef/>
      </w:r>
      <w:r>
        <w:t>“</w:t>
      </w:r>
      <w:proofErr w:type="gramStart"/>
      <w:r>
        <w:t>stages</w:t>
      </w:r>
      <w:proofErr w:type="gramEnd"/>
      <w:r>
        <w:t xml:space="preserve"> of an epidemic” sounds like different timepoints in an epidemic, but do you actually mean “stages of an infection”?</w:t>
      </w:r>
    </w:p>
  </w:comment>
  <w:comment w:id="12" w:author="Clay Cressler" w:date="2021-09-01T11:21:00Z" w:initials="CC">
    <w:p w14:paraId="2060BA5C" w14:textId="56BCF1B8" w:rsidR="006F0F91" w:rsidRDefault="006F0F91">
      <w:pPr>
        <w:pStyle w:val="CommentText"/>
      </w:pPr>
      <w:r>
        <w:rPr>
          <w:rStyle w:val="CommentReference"/>
        </w:rPr>
        <w:annotationRef/>
      </w:r>
      <w:r>
        <w:t>“Breaking beta: deconstructing the parasite transmission function”</w:t>
      </w:r>
    </w:p>
  </w:comment>
  <w:comment w:id="22" w:author="Clay Cressler" w:date="2021-09-01T11:22:00Z" w:initials="CC">
    <w:p w14:paraId="7890AEB8" w14:textId="60C0E941" w:rsidR="00450589" w:rsidRDefault="00450589">
      <w:pPr>
        <w:pStyle w:val="CommentText"/>
      </w:pPr>
      <w:r>
        <w:rPr>
          <w:rStyle w:val="CommentReference"/>
        </w:rPr>
        <w:annotationRef/>
      </w:r>
      <w:r>
        <w:t xml:space="preserve">Can this be rephrased somewhat, since </w:t>
      </w:r>
      <w:r w:rsidR="00644AC2">
        <w:t xml:space="preserve">the first clause doesn’t obviously involve heterogeneity? Maybe we can rephrase in the following way: “For instance, </w:t>
      </w:r>
      <w:proofErr w:type="spellStart"/>
      <w:r w:rsidR="00644AC2">
        <w:t>Borremanns</w:t>
      </w:r>
      <w:proofErr w:type="spellEnd"/>
      <w:r w:rsidR="00644AC2">
        <w:t xml:space="preserve"> et al. 2017 showed that individual variation in host behavior can lead to a sigmoidal relationship between epidemiological contact rate and host density, rather than the simple linear relationship typically assumed in epidemiological models, but it is unclear whether a sigmoidal relationship is any more general than a linear one.”</w:t>
      </w:r>
    </w:p>
  </w:comment>
  <w:comment w:id="23" w:author="Clay Cressler" w:date="2021-09-01T11:28:00Z" w:initials="CC">
    <w:p w14:paraId="63C14EBC" w14:textId="5051452A" w:rsidR="00644AC2" w:rsidRDefault="00644AC2">
      <w:pPr>
        <w:pStyle w:val="CommentText"/>
      </w:pPr>
      <w:r>
        <w:rPr>
          <w:rStyle w:val="CommentReference"/>
        </w:rPr>
        <w:annotationRef/>
      </w:r>
      <w:r>
        <w:t>Sentence fragment</w:t>
      </w:r>
    </w:p>
  </w:comment>
  <w:comment w:id="25" w:author="Clay Cressler" w:date="2021-09-01T11:28:00Z" w:initials="CC">
    <w:p w14:paraId="58D74F7F" w14:textId="11E3E804" w:rsidR="00644AC2" w:rsidRDefault="00644AC2">
      <w:pPr>
        <w:pStyle w:val="CommentText"/>
      </w:pPr>
      <w:r>
        <w:rPr>
          <w:rStyle w:val="CommentReference"/>
        </w:rPr>
        <w:annotationRef/>
      </w:r>
      <w:r>
        <w:t>Why is this not always the case? Is it known that this is not always the case, or is this a hypothesis?</w:t>
      </w:r>
    </w:p>
  </w:comment>
  <w:comment w:id="21" w:author="Clay Cressler" w:date="2021-09-01T11:41:00Z" w:initials="CC">
    <w:p w14:paraId="470FAB86" w14:textId="32C9C372" w:rsidR="00FA76A3" w:rsidRDefault="00FA76A3">
      <w:pPr>
        <w:pStyle w:val="CommentText"/>
      </w:pPr>
      <w:r>
        <w:rPr>
          <w:rStyle w:val="CommentReference"/>
        </w:rPr>
        <w:annotationRef/>
      </w:r>
      <w:r>
        <w:t>If you take my suggestion below about moving the next 2 paragraphs, then I think that this text is somewhat out of place because it is dealing with epidemiological consequences, before we have dealt with covariation at the individual scale. In my suggested restructuring, we would have the following outline of paragraphs:</w:t>
      </w:r>
    </w:p>
    <w:p w14:paraId="015BC7E8" w14:textId="3172B0B2" w:rsidR="00FA76A3" w:rsidRDefault="00FA76A3" w:rsidP="00FA76A3">
      <w:pPr>
        <w:pStyle w:val="CommentText"/>
        <w:numPr>
          <w:ilvl w:val="0"/>
          <w:numId w:val="3"/>
        </w:numPr>
      </w:pPr>
      <w:r>
        <w:t xml:space="preserve"> Super-spreading sure is important</w:t>
      </w:r>
    </w:p>
    <w:p w14:paraId="17F1626D" w14:textId="600AE23E" w:rsidR="00FA76A3" w:rsidRDefault="00FA76A3" w:rsidP="00FA76A3">
      <w:pPr>
        <w:pStyle w:val="CommentText"/>
        <w:numPr>
          <w:ilvl w:val="0"/>
          <w:numId w:val="3"/>
        </w:numPr>
      </w:pPr>
      <w:r>
        <w:t xml:space="preserve"> Super-spreading likely arises from variation in underlying host traits that give rise to variation in epidemiologically relevant parameters</w:t>
      </w:r>
    </w:p>
    <w:p w14:paraId="1D359361" w14:textId="2037260C" w:rsidR="00FA76A3" w:rsidRDefault="00FA76A3" w:rsidP="00FA76A3">
      <w:pPr>
        <w:pStyle w:val="CommentText"/>
        <w:numPr>
          <w:ilvl w:val="0"/>
          <w:numId w:val="3"/>
        </w:numPr>
      </w:pPr>
      <w:r>
        <w:t xml:space="preserve"> Oh no, covariation is likely happening too!</w:t>
      </w:r>
    </w:p>
    <w:p w14:paraId="7EBB4BE2" w14:textId="37B55890" w:rsidR="00FA76A3" w:rsidRDefault="00FA76A3" w:rsidP="00FA76A3">
      <w:pPr>
        <w:pStyle w:val="CommentText"/>
        <w:numPr>
          <w:ilvl w:val="0"/>
          <w:numId w:val="3"/>
        </w:numPr>
      </w:pPr>
      <w:r>
        <w:t xml:space="preserve"> What are the implications of all this covariation for epidemiology? Who knows!</w:t>
      </w:r>
    </w:p>
    <w:p w14:paraId="43136913" w14:textId="1FC5D4AA" w:rsidR="00FA76A3" w:rsidRDefault="00FA76A3" w:rsidP="00FA76A3">
      <w:pPr>
        <w:pStyle w:val="CommentText"/>
        <w:numPr>
          <w:ilvl w:val="0"/>
          <w:numId w:val="3"/>
        </w:numPr>
      </w:pPr>
      <w:r>
        <w:t xml:space="preserve"> We </w:t>
      </w:r>
      <w:proofErr w:type="gramStart"/>
      <w:r>
        <w:t>know, because</w:t>
      </w:r>
      <w:proofErr w:type="gramEnd"/>
      <w:r>
        <w:t xml:space="preserve"> we did this awesome thing.</w:t>
      </w:r>
    </w:p>
    <w:p w14:paraId="58C3119F" w14:textId="0075ECF2" w:rsidR="00FA76A3" w:rsidRDefault="00FA76A3">
      <w:pPr>
        <w:pStyle w:val="CommentText"/>
      </w:pPr>
    </w:p>
  </w:comment>
  <w:comment w:id="26" w:author="Clay Cressler" w:date="2021-09-01T11:36:00Z" w:initials="CC">
    <w:p w14:paraId="7317D0F1" w14:textId="19ECAD98" w:rsidR="00FA76A3" w:rsidRDefault="00FA76A3">
      <w:pPr>
        <w:pStyle w:val="CommentText"/>
      </w:pPr>
      <w:r>
        <w:rPr>
          <w:rStyle w:val="CommentReference"/>
        </w:rPr>
        <w:annotationRef/>
      </w:r>
      <w:r>
        <w:t>I think this makes more sense to move into the Methods and Results section. E.g., we can say something like, “One way to gain insight into how variation in epidemiologically relevant parameters is likely to affect disease spread is by considering the basic reproductive number. Blah blah blah.”</w:t>
      </w:r>
    </w:p>
  </w:comment>
  <w:comment w:id="27" w:author="Clay Cressler" w:date="2021-09-01T11:34:00Z" w:initials="CC">
    <w:p w14:paraId="1BCB5043" w14:textId="59A391A8" w:rsidR="00FA76A3" w:rsidRDefault="00FA76A3">
      <w:pPr>
        <w:pStyle w:val="CommentText"/>
      </w:pPr>
      <w:r>
        <w:rPr>
          <w:rStyle w:val="CommentReference"/>
        </w:rPr>
        <w:annotationRef/>
      </w:r>
      <w:r>
        <w:t>On further reflection, I think these examples might make more sense in the Discussion, rather than the Introduction. You’ve already established that variation exists and could have epidemiological significance. These examples, I think, might make more sense in the Discussion as examples that illustrate that natural systems can, indeed, follow the predictions of the model.</w:t>
      </w:r>
    </w:p>
  </w:comment>
  <w:comment w:id="77" w:author="Clay Cressler" w:date="2021-09-01T11:56:00Z" w:initials="CC">
    <w:p w14:paraId="45C20214" w14:textId="759A0D9A" w:rsidR="0033441F" w:rsidRDefault="0033441F">
      <w:pPr>
        <w:pStyle w:val="CommentText"/>
      </w:pPr>
      <w:r>
        <w:rPr>
          <w:rStyle w:val="CommentReference"/>
        </w:rPr>
        <w:annotationRef/>
      </w:r>
      <w:r>
        <w:t xml:space="preserve">This is a bit wordy </w:t>
      </w:r>
      <w:r>
        <w:t xml:space="preserve">and subsequently unclear </w:t>
      </w:r>
      <w:r>
        <w:t>– can you shorten to a very tight single sentence?</w:t>
      </w:r>
    </w:p>
  </w:comment>
  <w:comment w:id="81" w:author="Clay Cressler" w:date="2021-09-02T13:51:00Z" w:initials="CC">
    <w:p w14:paraId="0A7992FF" w14:textId="2A637B3F" w:rsidR="00521D54" w:rsidRDefault="00521D54">
      <w:pPr>
        <w:pStyle w:val="CommentText"/>
      </w:pPr>
      <w:r>
        <w:rPr>
          <w:rStyle w:val="CommentReference"/>
        </w:rPr>
        <w:annotationRef/>
      </w:r>
      <w:r>
        <w:t>What is the definition of “vulnerable to an epidemic”?</w:t>
      </w:r>
    </w:p>
  </w:comment>
  <w:comment w:id="82" w:author="Clay Cressler" w:date="2021-09-02T13:50:00Z" w:initials="CC">
    <w:p w14:paraId="68A84F20" w14:textId="77777777" w:rsidR="00521D54" w:rsidRDefault="00521D54">
      <w:pPr>
        <w:pStyle w:val="CommentText"/>
      </w:pPr>
      <w:r>
        <w:rPr>
          <w:rStyle w:val="CommentReference"/>
        </w:rPr>
        <w:annotationRef/>
      </w:r>
      <w:r>
        <w:t xml:space="preserve">This needs a bit more explanation, I think, because I don’t understand how transmission rates and contact rates were separated. Contact should be part of transmission, presumably. By transmission rate, do you </w:t>
      </w:r>
      <w:proofErr w:type="gramStart"/>
      <w:r>
        <w:t>actually mean</w:t>
      </w:r>
      <w:proofErr w:type="gramEnd"/>
      <w:r>
        <w:t xml:space="preserve"> infectiousness?</w:t>
      </w:r>
    </w:p>
    <w:p w14:paraId="71BA79A7" w14:textId="77777777" w:rsidR="00521D54" w:rsidRDefault="00521D54">
      <w:pPr>
        <w:pStyle w:val="CommentText"/>
      </w:pPr>
    </w:p>
    <w:p w14:paraId="64489E30" w14:textId="162EADB8" w:rsidR="00521D54" w:rsidRDefault="00521D54">
      <w:pPr>
        <w:pStyle w:val="CommentText"/>
      </w:pPr>
      <w:r>
        <w:t xml:space="preserve">One possibility would be to actually make these citations even more spare, and leave a more detailed explanation to the Discussion </w:t>
      </w:r>
      <w:r>
        <w:t>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87A8D" w15:done="0"/>
  <w15:commentEx w15:paraId="78D84E09" w15:done="0"/>
  <w15:commentEx w15:paraId="6563684C" w15:done="0"/>
  <w15:commentEx w15:paraId="2060BA5C" w15:done="0"/>
  <w15:commentEx w15:paraId="7890AEB8" w15:done="0"/>
  <w15:commentEx w15:paraId="63C14EBC" w15:done="0"/>
  <w15:commentEx w15:paraId="58D74F7F" w15:done="0"/>
  <w15:commentEx w15:paraId="58C3119F" w15:done="0"/>
  <w15:commentEx w15:paraId="7317D0F1" w15:done="0"/>
  <w15:commentEx w15:paraId="1BCB5043" w15:done="0"/>
  <w15:commentEx w15:paraId="45C20214" w15:done="0"/>
  <w15:commentEx w15:paraId="0A7992FF" w15:done="0"/>
  <w15:commentEx w15:paraId="64489E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9DC5C" w16cex:dateUtc="2021-09-01T16:02:00Z"/>
  <w16cex:commentExtensible w16cex:durableId="24D9DCC3" w16cex:dateUtc="2021-09-01T16:04:00Z"/>
  <w16cex:commentExtensible w16cex:durableId="24D9DFD7" w16cex:dateUtc="2021-09-01T16:17:00Z"/>
  <w16cex:commentExtensible w16cex:durableId="24D9E09E" w16cex:dateUtc="2021-09-01T16:21:00Z"/>
  <w16cex:commentExtensible w16cex:durableId="24D9E10B" w16cex:dateUtc="2021-09-01T16:22:00Z"/>
  <w16cex:commentExtensible w16cex:durableId="24D9E259" w16cex:dateUtc="2021-09-01T16:28:00Z"/>
  <w16cex:commentExtensible w16cex:durableId="24D9E270" w16cex:dateUtc="2021-09-01T16:28:00Z"/>
  <w16cex:commentExtensible w16cex:durableId="24D9E587" w16cex:dateUtc="2021-09-01T16:41:00Z"/>
  <w16cex:commentExtensible w16cex:durableId="24D9E420" w16cex:dateUtc="2021-09-01T16:36:00Z"/>
  <w16cex:commentExtensible w16cex:durableId="24D9E3CD" w16cex:dateUtc="2021-09-01T16:34:00Z"/>
  <w16cex:commentExtensible w16cex:durableId="24D9E905" w16cex:dateUtc="2021-09-01T16:56:00Z"/>
  <w16cex:commentExtensible w16cex:durableId="24DB5565" w16cex:dateUtc="2021-09-02T18:51:00Z"/>
  <w16cex:commentExtensible w16cex:durableId="24DB551A" w16cex:dateUtc="2021-09-02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87A8D" w16cid:durableId="24D9DC5C"/>
  <w16cid:commentId w16cid:paraId="78D84E09" w16cid:durableId="24D9DCC3"/>
  <w16cid:commentId w16cid:paraId="6563684C" w16cid:durableId="24D9DFD7"/>
  <w16cid:commentId w16cid:paraId="2060BA5C" w16cid:durableId="24D9E09E"/>
  <w16cid:commentId w16cid:paraId="7890AEB8" w16cid:durableId="24D9E10B"/>
  <w16cid:commentId w16cid:paraId="63C14EBC" w16cid:durableId="24D9E259"/>
  <w16cid:commentId w16cid:paraId="58D74F7F" w16cid:durableId="24D9E270"/>
  <w16cid:commentId w16cid:paraId="58C3119F" w16cid:durableId="24D9E587"/>
  <w16cid:commentId w16cid:paraId="7317D0F1" w16cid:durableId="24D9E420"/>
  <w16cid:commentId w16cid:paraId="1BCB5043" w16cid:durableId="24D9E3CD"/>
  <w16cid:commentId w16cid:paraId="45C20214" w16cid:durableId="24D9E905"/>
  <w16cid:commentId w16cid:paraId="0A7992FF" w16cid:durableId="24DB5565"/>
  <w16cid:commentId w16cid:paraId="64489E30" w16cid:durableId="24DB55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altName w:val="﷽﷽﷽﷽﷽﷽﷽﷽翿"/>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553D5"/>
    <w:multiLevelType w:val="hybridMultilevel"/>
    <w:tmpl w:val="A3A2F884"/>
    <w:lvl w:ilvl="0" w:tplc="D00E22F0">
      <w:start w:val="1"/>
      <w:numFmt w:val="decimal"/>
      <w:lvlText w:val="%1."/>
      <w:lvlJc w:val="left"/>
      <w:pPr>
        <w:ind w:left="740" w:hanging="3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F66F6"/>
    <w:multiLevelType w:val="hybridMultilevel"/>
    <w:tmpl w:val="E1AC1DA4"/>
    <w:lvl w:ilvl="0" w:tplc="C17650F2">
      <w:start w:val="29"/>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4F6C11"/>
    <w:multiLevelType w:val="hybridMultilevel"/>
    <w:tmpl w:val="13F8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231"/>
    <w:rsid w:val="0000260F"/>
    <w:rsid w:val="000028CE"/>
    <w:rsid w:val="00012CED"/>
    <w:rsid w:val="0001392E"/>
    <w:rsid w:val="00015B35"/>
    <w:rsid w:val="00015D09"/>
    <w:rsid w:val="00015E12"/>
    <w:rsid w:val="00020FE2"/>
    <w:rsid w:val="00026760"/>
    <w:rsid w:val="00033EBF"/>
    <w:rsid w:val="00037702"/>
    <w:rsid w:val="00042A63"/>
    <w:rsid w:val="000453E9"/>
    <w:rsid w:val="00052024"/>
    <w:rsid w:val="0005555B"/>
    <w:rsid w:val="0005722F"/>
    <w:rsid w:val="000615CB"/>
    <w:rsid w:val="000622B8"/>
    <w:rsid w:val="00062ED3"/>
    <w:rsid w:val="00065E9E"/>
    <w:rsid w:val="000669F7"/>
    <w:rsid w:val="0008060B"/>
    <w:rsid w:val="000A68E8"/>
    <w:rsid w:val="000B0ED4"/>
    <w:rsid w:val="000C0BB4"/>
    <w:rsid w:val="000C62E1"/>
    <w:rsid w:val="000C75F2"/>
    <w:rsid w:val="000D090E"/>
    <w:rsid w:val="000D1B6A"/>
    <w:rsid w:val="000D74C3"/>
    <w:rsid w:val="000E46A5"/>
    <w:rsid w:val="000F1557"/>
    <w:rsid w:val="000F70E0"/>
    <w:rsid w:val="000F7E54"/>
    <w:rsid w:val="00101018"/>
    <w:rsid w:val="00101495"/>
    <w:rsid w:val="001052F2"/>
    <w:rsid w:val="0010787B"/>
    <w:rsid w:val="001179E7"/>
    <w:rsid w:val="00120903"/>
    <w:rsid w:val="00123632"/>
    <w:rsid w:val="001318DD"/>
    <w:rsid w:val="00131D92"/>
    <w:rsid w:val="00145C8E"/>
    <w:rsid w:val="001513CF"/>
    <w:rsid w:val="00151443"/>
    <w:rsid w:val="001539CE"/>
    <w:rsid w:val="001546D2"/>
    <w:rsid w:val="0015590F"/>
    <w:rsid w:val="001759AE"/>
    <w:rsid w:val="00183D16"/>
    <w:rsid w:val="00195EA1"/>
    <w:rsid w:val="001A130F"/>
    <w:rsid w:val="001A2D67"/>
    <w:rsid w:val="001A506E"/>
    <w:rsid w:val="001A7C53"/>
    <w:rsid w:val="001B1C4F"/>
    <w:rsid w:val="001B26F6"/>
    <w:rsid w:val="001B2EAD"/>
    <w:rsid w:val="001C010D"/>
    <w:rsid w:val="001C13AB"/>
    <w:rsid w:val="001C1DA0"/>
    <w:rsid w:val="001D2B5F"/>
    <w:rsid w:val="001D5007"/>
    <w:rsid w:val="001E6258"/>
    <w:rsid w:val="001F0967"/>
    <w:rsid w:val="0020497D"/>
    <w:rsid w:val="00211D9A"/>
    <w:rsid w:val="0021201A"/>
    <w:rsid w:val="00213142"/>
    <w:rsid w:val="002159FA"/>
    <w:rsid w:val="00216385"/>
    <w:rsid w:val="00220229"/>
    <w:rsid w:val="0022155F"/>
    <w:rsid w:val="00222EB7"/>
    <w:rsid w:val="00225A0C"/>
    <w:rsid w:val="00227C8B"/>
    <w:rsid w:val="00241C33"/>
    <w:rsid w:val="00243F08"/>
    <w:rsid w:val="002443C1"/>
    <w:rsid w:val="00244622"/>
    <w:rsid w:val="00245B27"/>
    <w:rsid w:val="00246D07"/>
    <w:rsid w:val="00252F13"/>
    <w:rsid w:val="00262226"/>
    <w:rsid w:val="00262360"/>
    <w:rsid w:val="00273A80"/>
    <w:rsid w:val="00275C4D"/>
    <w:rsid w:val="00276FDC"/>
    <w:rsid w:val="00285028"/>
    <w:rsid w:val="00292744"/>
    <w:rsid w:val="002970CE"/>
    <w:rsid w:val="002977A2"/>
    <w:rsid w:val="002B1B8F"/>
    <w:rsid w:val="002C43FA"/>
    <w:rsid w:val="002C464B"/>
    <w:rsid w:val="002C727B"/>
    <w:rsid w:val="002E738E"/>
    <w:rsid w:val="002E783A"/>
    <w:rsid w:val="002F019D"/>
    <w:rsid w:val="002F32A6"/>
    <w:rsid w:val="002F47EA"/>
    <w:rsid w:val="00302FE0"/>
    <w:rsid w:val="00303D80"/>
    <w:rsid w:val="00304877"/>
    <w:rsid w:val="00310F80"/>
    <w:rsid w:val="00317449"/>
    <w:rsid w:val="00321060"/>
    <w:rsid w:val="00321227"/>
    <w:rsid w:val="0033051D"/>
    <w:rsid w:val="00332429"/>
    <w:rsid w:val="0033441F"/>
    <w:rsid w:val="00336209"/>
    <w:rsid w:val="0034244E"/>
    <w:rsid w:val="00344D75"/>
    <w:rsid w:val="00346BCD"/>
    <w:rsid w:val="00346F35"/>
    <w:rsid w:val="00347834"/>
    <w:rsid w:val="00362927"/>
    <w:rsid w:val="003656EF"/>
    <w:rsid w:val="003673CA"/>
    <w:rsid w:val="00367BC9"/>
    <w:rsid w:val="003745B5"/>
    <w:rsid w:val="0038087A"/>
    <w:rsid w:val="00382919"/>
    <w:rsid w:val="0039028A"/>
    <w:rsid w:val="003941B5"/>
    <w:rsid w:val="00394F5E"/>
    <w:rsid w:val="003A1984"/>
    <w:rsid w:val="003A3BB5"/>
    <w:rsid w:val="003A4EF4"/>
    <w:rsid w:val="003A6B12"/>
    <w:rsid w:val="003B0842"/>
    <w:rsid w:val="003B2DF6"/>
    <w:rsid w:val="003C5294"/>
    <w:rsid w:val="003C6057"/>
    <w:rsid w:val="003D2216"/>
    <w:rsid w:val="003D7D8F"/>
    <w:rsid w:val="003E3806"/>
    <w:rsid w:val="003F1935"/>
    <w:rsid w:val="003F3F89"/>
    <w:rsid w:val="003F4F72"/>
    <w:rsid w:val="004134C8"/>
    <w:rsid w:val="00416499"/>
    <w:rsid w:val="00420B00"/>
    <w:rsid w:val="00424AFE"/>
    <w:rsid w:val="00431729"/>
    <w:rsid w:val="004332F1"/>
    <w:rsid w:val="00433E52"/>
    <w:rsid w:val="004349ED"/>
    <w:rsid w:val="00440D30"/>
    <w:rsid w:val="004421D5"/>
    <w:rsid w:val="0044410D"/>
    <w:rsid w:val="00450589"/>
    <w:rsid w:val="00453C63"/>
    <w:rsid w:val="004562DB"/>
    <w:rsid w:val="0046040D"/>
    <w:rsid w:val="00466BC1"/>
    <w:rsid w:val="00467C4F"/>
    <w:rsid w:val="00481212"/>
    <w:rsid w:val="004834B1"/>
    <w:rsid w:val="00484512"/>
    <w:rsid w:val="004852DC"/>
    <w:rsid w:val="004A1CD1"/>
    <w:rsid w:val="004C1551"/>
    <w:rsid w:val="004C4C2C"/>
    <w:rsid w:val="004C7F99"/>
    <w:rsid w:val="004D01C1"/>
    <w:rsid w:val="004D14B9"/>
    <w:rsid w:val="004D1824"/>
    <w:rsid w:val="004D324B"/>
    <w:rsid w:val="004D6B46"/>
    <w:rsid w:val="004E0D0F"/>
    <w:rsid w:val="004E1BB8"/>
    <w:rsid w:val="004E7F87"/>
    <w:rsid w:val="004F4E7A"/>
    <w:rsid w:val="004F50EE"/>
    <w:rsid w:val="004F519B"/>
    <w:rsid w:val="005020CC"/>
    <w:rsid w:val="00506499"/>
    <w:rsid w:val="00506B39"/>
    <w:rsid w:val="00510AFD"/>
    <w:rsid w:val="00512473"/>
    <w:rsid w:val="00515A8F"/>
    <w:rsid w:val="0051703C"/>
    <w:rsid w:val="00521D54"/>
    <w:rsid w:val="005252BF"/>
    <w:rsid w:val="0052773E"/>
    <w:rsid w:val="00530980"/>
    <w:rsid w:val="005403A6"/>
    <w:rsid w:val="00540807"/>
    <w:rsid w:val="00542387"/>
    <w:rsid w:val="00544620"/>
    <w:rsid w:val="005451DF"/>
    <w:rsid w:val="00546710"/>
    <w:rsid w:val="0055226A"/>
    <w:rsid w:val="00562308"/>
    <w:rsid w:val="0056243B"/>
    <w:rsid w:val="00562C50"/>
    <w:rsid w:val="00574A81"/>
    <w:rsid w:val="00575886"/>
    <w:rsid w:val="00577BA3"/>
    <w:rsid w:val="00582044"/>
    <w:rsid w:val="00583321"/>
    <w:rsid w:val="00583CE8"/>
    <w:rsid w:val="00585CFA"/>
    <w:rsid w:val="005907E0"/>
    <w:rsid w:val="00590C00"/>
    <w:rsid w:val="005913AE"/>
    <w:rsid w:val="005941DA"/>
    <w:rsid w:val="00595DC8"/>
    <w:rsid w:val="00595E18"/>
    <w:rsid w:val="005A0A4A"/>
    <w:rsid w:val="005A165B"/>
    <w:rsid w:val="005B57AC"/>
    <w:rsid w:val="005B63EE"/>
    <w:rsid w:val="005C0692"/>
    <w:rsid w:val="005C16D9"/>
    <w:rsid w:val="005C491B"/>
    <w:rsid w:val="005C6BEA"/>
    <w:rsid w:val="005C70C5"/>
    <w:rsid w:val="005D58A1"/>
    <w:rsid w:val="005E3CA3"/>
    <w:rsid w:val="005F14BC"/>
    <w:rsid w:val="005F61F7"/>
    <w:rsid w:val="005F6413"/>
    <w:rsid w:val="00601E29"/>
    <w:rsid w:val="00603A6B"/>
    <w:rsid w:val="00610F55"/>
    <w:rsid w:val="006112DB"/>
    <w:rsid w:val="00613132"/>
    <w:rsid w:val="006162C9"/>
    <w:rsid w:val="00622351"/>
    <w:rsid w:val="00624B3A"/>
    <w:rsid w:val="00631527"/>
    <w:rsid w:val="00631BF5"/>
    <w:rsid w:val="00634025"/>
    <w:rsid w:val="00642D4A"/>
    <w:rsid w:val="00644AC2"/>
    <w:rsid w:val="00644DA7"/>
    <w:rsid w:val="00647977"/>
    <w:rsid w:val="00650351"/>
    <w:rsid w:val="00653006"/>
    <w:rsid w:val="006711BF"/>
    <w:rsid w:val="00675119"/>
    <w:rsid w:val="00682875"/>
    <w:rsid w:val="006A169F"/>
    <w:rsid w:val="006A53DD"/>
    <w:rsid w:val="006B0158"/>
    <w:rsid w:val="006B38A4"/>
    <w:rsid w:val="006B7743"/>
    <w:rsid w:val="006C3116"/>
    <w:rsid w:val="006D18C3"/>
    <w:rsid w:val="006D240F"/>
    <w:rsid w:val="006D474D"/>
    <w:rsid w:val="006E1515"/>
    <w:rsid w:val="006E6D46"/>
    <w:rsid w:val="006E77C2"/>
    <w:rsid w:val="006F0F91"/>
    <w:rsid w:val="006F3DA4"/>
    <w:rsid w:val="006F515E"/>
    <w:rsid w:val="006F6F31"/>
    <w:rsid w:val="007008EA"/>
    <w:rsid w:val="0070640E"/>
    <w:rsid w:val="0070769C"/>
    <w:rsid w:val="00715267"/>
    <w:rsid w:val="0072208E"/>
    <w:rsid w:val="00724DE8"/>
    <w:rsid w:val="00730B4C"/>
    <w:rsid w:val="0075185A"/>
    <w:rsid w:val="00755D85"/>
    <w:rsid w:val="007572CA"/>
    <w:rsid w:val="0075798B"/>
    <w:rsid w:val="0076125A"/>
    <w:rsid w:val="0076135E"/>
    <w:rsid w:val="0076282F"/>
    <w:rsid w:val="00763389"/>
    <w:rsid w:val="00766446"/>
    <w:rsid w:val="007666BF"/>
    <w:rsid w:val="0078455A"/>
    <w:rsid w:val="00790DFF"/>
    <w:rsid w:val="007A00EE"/>
    <w:rsid w:val="007A055F"/>
    <w:rsid w:val="007A11C2"/>
    <w:rsid w:val="007A16F3"/>
    <w:rsid w:val="007A4421"/>
    <w:rsid w:val="007B3CC0"/>
    <w:rsid w:val="007B3F71"/>
    <w:rsid w:val="007C258E"/>
    <w:rsid w:val="007C684F"/>
    <w:rsid w:val="007E07E5"/>
    <w:rsid w:val="007E40CA"/>
    <w:rsid w:val="007E4207"/>
    <w:rsid w:val="007E4BFE"/>
    <w:rsid w:val="007E66FD"/>
    <w:rsid w:val="007F036D"/>
    <w:rsid w:val="007F3888"/>
    <w:rsid w:val="007F3CC5"/>
    <w:rsid w:val="007F3E93"/>
    <w:rsid w:val="007F72C7"/>
    <w:rsid w:val="0080075E"/>
    <w:rsid w:val="0080574D"/>
    <w:rsid w:val="00806345"/>
    <w:rsid w:val="0081520C"/>
    <w:rsid w:val="00817639"/>
    <w:rsid w:val="00820A0C"/>
    <w:rsid w:val="00820F3D"/>
    <w:rsid w:val="00822D03"/>
    <w:rsid w:val="00830764"/>
    <w:rsid w:val="00830B13"/>
    <w:rsid w:val="008312D2"/>
    <w:rsid w:val="008507DD"/>
    <w:rsid w:val="0086009C"/>
    <w:rsid w:val="008627C4"/>
    <w:rsid w:val="008639DD"/>
    <w:rsid w:val="00863D9B"/>
    <w:rsid w:val="00870730"/>
    <w:rsid w:val="00872F71"/>
    <w:rsid w:val="008755A5"/>
    <w:rsid w:val="00876680"/>
    <w:rsid w:val="00881F60"/>
    <w:rsid w:val="00884CD2"/>
    <w:rsid w:val="008851C7"/>
    <w:rsid w:val="00885B80"/>
    <w:rsid w:val="008937DB"/>
    <w:rsid w:val="008947A5"/>
    <w:rsid w:val="00895131"/>
    <w:rsid w:val="008959C0"/>
    <w:rsid w:val="008A00CF"/>
    <w:rsid w:val="008A1E4B"/>
    <w:rsid w:val="008A27F3"/>
    <w:rsid w:val="008A34BC"/>
    <w:rsid w:val="008B20A6"/>
    <w:rsid w:val="008B721A"/>
    <w:rsid w:val="008B7311"/>
    <w:rsid w:val="008C17B2"/>
    <w:rsid w:val="008C7572"/>
    <w:rsid w:val="008E2092"/>
    <w:rsid w:val="008E3634"/>
    <w:rsid w:val="008E64AA"/>
    <w:rsid w:val="008F09AF"/>
    <w:rsid w:val="008F35D6"/>
    <w:rsid w:val="008F388B"/>
    <w:rsid w:val="008F40C6"/>
    <w:rsid w:val="009029FD"/>
    <w:rsid w:val="00902DA8"/>
    <w:rsid w:val="009043A6"/>
    <w:rsid w:val="00910A45"/>
    <w:rsid w:val="00911D22"/>
    <w:rsid w:val="00913653"/>
    <w:rsid w:val="009145B7"/>
    <w:rsid w:val="00925299"/>
    <w:rsid w:val="00926C54"/>
    <w:rsid w:val="00931BFB"/>
    <w:rsid w:val="00935936"/>
    <w:rsid w:val="00935FB8"/>
    <w:rsid w:val="00940D03"/>
    <w:rsid w:val="00942F1D"/>
    <w:rsid w:val="00943AAE"/>
    <w:rsid w:val="00946832"/>
    <w:rsid w:val="00957FBB"/>
    <w:rsid w:val="00961239"/>
    <w:rsid w:val="00962E16"/>
    <w:rsid w:val="00964B0C"/>
    <w:rsid w:val="0097382E"/>
    <w:rsid w:val="00980A31"/>
    <w:rsid w:val="0098488B"/>
    <w:rsid w:val="00990A9D"/>
    <w:rsid w:val="00993D04"/>
    <w:rsid w:val="0099469D"/>
    <w:rsid w:val="0099731C"/>
    <w:rsid w:val="009979D2"/>
    <w:rsid w:val="009A4189"/>
    <w:rsid w:val="009A5E9C"/>
    <w:rsid w:val="009C2DA4"/>
    <w:rsid w:val="009D1210"/>
    <w:rsid w:val="009D2E07"/>
    <w:rsid w:val="009D7497"/>
    <w:rsid w:val="009D7AAC"/>
    <w:rsid w:val="009E0E42"/>
    <w:rsid w:val="009E144B"/>
    <w:rsid w:val="009E7A3E"/>
    <w:rsid w:val="009F4F00"/>
    <w:rsid w:val="00A0094E"/>
    <w:rsid w:val="00A13DD8"/>
    <w:rsid w:val="00A14EDC"/>
    <w:rsid w:val="00A247BB"/>
    <w:rsid w:val="00A24A08"/>
    <w:rsid w:val="00A251CC"/>
    <w:rsid w:val="00A264D0"/>
    <w:rsid w:val="00A26D90"/>
    <w:rsid w:val="00A26E8A"/>
    <w:rsid w:val="00A4312B"/>
    <w:rsid w:val="00A44747"/>
    <w:rsid w:val="00A50AB6"/>
    <w:rsid w:val="00A56D28"/>
    <w:rsid w:val="00A64A7F"/>
    <w:rsid w:val="00A744DA"/>
    <w:rsid w:val="00A74EAB"/>
    <w:rsid w:val="00A82217"/>
    <w:rsid w:val="00A82295"/>
    <w:rsid w:val="00A90AF1"/>
    <w:rsid w:val="00A911BC"/>
    <w:rsid w:val="00A94B86"/>
    <w:rsid w:val="00A96C69"/>
    <w:rsid w:val="00AB125E"/>
    <w:rsid w:val="00AB3D2E"/>
    <w:rsid w:val="00AB466C"/>
    <w:rsid w:val="00AB561F"/>
    <w:rsid w:val="00AC14E6"/>
    <w:rsid w:val="00AD4618"/>
    <w:rsid w:val="00AD6094"/>
    <w:rsid w:val="00AD654F"/>
    <w:rsid w:val="00AE1FFA"/>
    <w:rsid w:val="00B034BE"/>
    <w:rsid w:val="00B15072"/>
    <w:rsid w:val="00B20F72"/>
    <w:rsid w:val="00B213F2"/>
    <w:rsid w:val="00B22C6B"/>
    <w:rsid w:val="00B25ED0"/>
    <w:rsid w:val="00B32CDC"/>
    <w:rsid w:val="00B67BA9"/>
    <w:rsid w:val="00B71920"/>
    <w:rsid w:val="00B804F6"/>
    <w:rsid w:val="00B81BFC"/>
    <w:rsid w:val="00B81F15"/>
    <w:rsid w:val="00B82880"/>
    <w:rsid w:val="00B849FE"/>
    <w:rsid w:val="00BA4672"/>
    <w:rsid w:val="00BA5CAF"/>
    <w:rsid w:val="00BB21CE"/>
    <w:rsid w:val="00BB5B76"/>
    <w:rsid w:val="00BB6C7D"/>
    <w:rsid w:val="00BC0241"/>
    <w:rsid w:val="00BC2FF4"/>
    <w:rsid w:val="00BC52E4"/>
    <w:rsid w:val="00BD1C87"/>
    <w:rsid w:val="00BD2AED"/>
    <w:rsid w:val="00BD353F"/>
    <w:rsid w:val="00BE2AA5"/>
    <w:rsid w:val="00BE3787"/>
    <w:rsid w:val="00BE5284"/>
    <w:rsid w:val="00BF12D0"/>
    <w:rsid w:val="00BF2952"/>
    <w:rsid w:val="00C0023F"/>
    <w:rsid w:val="00C11D7E"/>
    <w:rsid w:val="00C12BBF"/>
    <w:rsid w:val="00C1578A"/>
    <w:rsid w:val="00C30A4E"/>
    <w:rsid w:val="00C40767"/>
    <w:rsid w:val="00C40AA4"/>
    <w:rsid w:val="00C4211D"/>
    <w:rsid w:val="00C428DD"/>
    <w:rsid w:val="00C42A61"/>
    <w:rsid w:val="00C51E44"/>
    <w:rsid w:val="00C52121"/>
    <w:rsid w:val="00C53A77"/>
    <w:rsid w:val="00C55993"/>
    <w:rsid w:val="00C6192B"/>
    <w:rsid w:val="00C61EBC"/>
    <w:rsid w:val="00C6764E"/>
    <w:rsid w:val="00C76119"/>
    <w:rsid w:val="00C80C9F"/>
    <w:rsid w:val="00C8215C"/>
    <w:rsid w:val="00C831DF"/>
    <w:rsid w:val="00C87DA7"/>
    <w:rsid w:val="00C94849"/>
    <w:rsid w:val="00C96214"/>
    <w:rsid w:val="00CA0B5D"/>
    <w:rsid w:val="00CA3169"/>
    <w:rsid w:val="00CA3AD4"/>
    <w:rsid w:val="00CA5D61"/>
    <w:rsid w:val="00CC35A1"/>
    <w:rsid w:val="00CE3717"/>
    <w:rsid w:val="00CE5838"/>
    <w:rsid w:val="00CF22BD"/>
    <w:rsid w:val="00CF3AFA"/>
    <w:rsid w:val="00CF7AE0"/>
    <w:rsid w:val="00D042A1"/>
    <w:rsid w:val="00D043A8"/>
    <w:rsid w:val="00D0597B"/>
    <w:rsid w:val="00D11F22"/>
    <w:rsid w:val="00D310BC"/>
    <w:rsid w:val="00D36888"/>
    <w:rsid w:val="00D51AE0"/>
    <w:rsid w:val="00D5462B"/>
    <w:rsid w:val="00D640E2"/>
    <w:rsid w:val="00D64872"/>
    <w:rsid w:val="00D7205D"/>
    <w:rsid w:val="00D76C36"/>
    <w:rsid w:val="00D77724"/>
    <w:rsid w:val="00D85A77"/>
    <w:rsid w:val="00D86F33"/>
    <w:rsid w:val="00D90DB2"/>
    <w:rsid w:val="00DA0BC2"/>
    <w:rsid w:val="00DA207E"/>
    <w:rsid w:val="00DA62E5"/>
    <w:rsid w:val="00DB1F94"/>
    <w:rsid w:val="00DB3382"/>
    <w:rsid w:val="00DB3490"/>
    <w:rsid w:val="00DC10E8"/>
    <w:rsid w:val="00DC40D3"/>
    <w:rsid w:val="00DC501A"/>
    <w:rsid w:val="00DC558C"/>
    <w:rsid w:val="00DC6BF2"/>
    <w:rsid w:val="00DD3C84"/>
    <w:rsid w:val="00DD469E"/>
    <w:rsid w:val="00DF2AFB"/>
    <w:rsid w:val="00DF42E2"/>
    <w:rsid w:val="00DF73EF"/>
    <w:rsid w:val="00E003E7"/>
    <w:rsid w:val="00E10135"/>
    <w:rsid w:val="00E12CF9"/>
    <w:rsid w:val="00E12E72"/>
    <w:rsid w:val="00E20C9D"/>
    <w:rsid w:val="00E30D57"/>
    <w:rsid w:val="00E34153"/>
    <w:rsid w:val="00E369D4"/>
    <w:rsid w:val="00E40776"/>
    <w:rsid w:val="00E43088"/>
    <w:rsid w:val="00E66811"/>
    <w:rsid w:val="00E91EA2"/>
    <w:rsid w:val="00EA274C"/>
    <w:rsid w:val="00EA33A8"/>
    <w:rsid w:val="00EA352E"/>
    <w:rsid w:val="00EA58D3"/>
    <w:rsid w:val="00EA794B"/>
    <w:rsid w:val="00EB5186"/>
    <w:rsid w:val="00EB5A75"/>
    <w:rsid w:val="00EB5BE1"/>
    <w:rsid w:val="00EC22B6"/>
    <w:rsid w:val="00EC2465"/>
    <w:rsid w:val="00EC2F46"/>
    <w:rsid w:val="00EC30A3"/>
    <w:rsid w:val="00ED719D"/>
    <w:rsid w:val="00EE15BB"/>
    <w:rsid w:val="00F01D2F"/>
    <w:rsid w:val="00F03846"/>
    <w:rsid w:val="00F05020"/>
    <w:rsid w:val="00F07630"/>
    <w:rsid w:val="00F11FED"/>
    <w:rsid w:val="00F1212D"/>
    <w:rsid w:val="00F2381A"/>
    <w:rsid w:val="00F27C2A"/>
    <w:rsid w:val="00F345DA"/>
    <w:rsid w:val="00F3713F"/>
    <w:rsid w:val="00F43807"/>
    <w:rsid w:val="00F45198"/>
    <w:rsid w:val="00F470EF"/>
    <w:rsid w:val="00F613AE"/>
    <w:rsid w:val="00F63AFF"/>
    <w:rsid w:val="00F773D9"/>
    <w:rsid w:val="00F825FB"/>
    <w:rsid w:val="00F84FC0"/>
    <w:rsid w:val="00F8775F"/>
    <w:rsid w:val="00F910CC"/>
    <w:rsid w:val="00F93B38"/>
    <w:rsid w:val="00F9471E"/>
    <w:rsid w:val="00F9490C"/>
    <w:rsid w:val="00F96A45"/>
    <w:rsid w:val="00FA3D7D"/>
    <w:rsid w:val="00FA51EC"/>
    <w:rsid w:val="00FA76A3"/>
    <w:rsid w:val="00FB13C2"/>
    <w:rsid w:val="00FB41CE"/>
    <w:rsid w:val="00FC5231"/>
    <w:rsid w:val="00FD0450"/>
    <w:rsid w:val="00FD2993"/>
    <w:rsid w:val="00FD68A5"/>
    <w:rsid w:val="00FE091C"/>
    <w:rsid w:val="00FE1123"/>
    <w:rsid w:val="00FF04D7"/>
    <w:rsid w:val="00FF4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778B2"/>
  <w15:chartTrackingRefBased/>
  <w15:docId w15:val="{BF5BBAC8-29F6-B549-8D7E-1F8C66F2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231"/>
    <w:rPr>
      <w:rFonts w:ascii="Times New Roman" w:eastAsia="Times New Roman" w:hAnsi="Times New Roman" w:cs="Times New Roman"/>
    </w:rPr>
  </w:style>
  <w:style w:type="paragraph" w:styleId="Heading1">
    <w:name w:val="heading 1"/>
    <w:basedOn w:val="Normal"/>
    <w:next w:val="Normal"/>
    <w:link w:val="Heading1Char"/>
    <w:uiPriority w:val="9"/>
    <w:qFormat/>
    <w:rsid w:val="00FC5231"/>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FC5231"/>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FC5231"/>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FC5231"/>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rsid w:val="00FC5231"/>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FC5231"/>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231"/>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FC5231"/>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FC5231"/>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FC5231"/>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FC5231"/>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FC5231"/>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FC5231"/>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FC5231"/>
    <w:rPr>
      <w:rFonts w:ascii="Arial" w:eastAsia="Arial" w:hAnsi="Arial" w:cs="Arial"/>
      <w:sz w:val="52"/>
      <w:szCs w:val="52"/>
      <w:lang w:val="en"/>
    </w:rPr>
  </w:style>
  <w:style w:type="paragraph" w:styleId="Subtitle">
    <w:name w:val="Subtitle"/>
    <w:basedOn w:val="Normal"/>
    <w:next w:val="Normal"/>
    <w:link w:val="SubtitleChar"/>
    <w:uiPriority w:val="11"/>
    <w:qFormat/>
    <w:rsid w:val="00FC5231"/>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FC5231"/>
    <w:rPr>
      <w:rFonts w:ascii="Arial" w:eastAsia="Arial" w:hAnsi="Arial" w:cs="Arial"/>
      <w:color w:val="666666"/>
      <w:sz w:val="30"/>
      <w:szCs w:val="30"/>
      <w:lang w:val="en"/>
    </w:rPr>
  </w:style>
  <w:style w:type="table" w:styleId="GridTable1Light">
    <w:name w:val="Grid Table 1 Light"/>
    <w:basedOn w:val="TableNormal"/>
    <w:uiPriority w:val="46"/>
    <w:rsid w:val="00FC5231"/>
    <w:rPr>
      <w:rFonts w:ascii="Arial" w:eastAsia="Arial" w:hAnsi="Arial" w:cs="Arial"/>
      <w:sz w:val="22"/>
      <w:szCs w:val="22"/>
      <w:lang w:val="e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C5231"/>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FC5231"/>
    <w:rPr>
      <w:rFonts w:ascii="Arial" w:eastAsia="Arial" w:hAnsi="Arial" w:cs="Arial"/>
      <w:sz w:val="22"/>
      <w:szCs w:val="22"/>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FC5231"/>
    <w:rPr>
      <w:rFonts w:ascii="Arial" w:eastAsia="Arial" w:hAnsi="Arial" w:cs="Arial"/>
      <w:sz w:val="22"/>
      <w:szCs w:val="22"/>
      <w:lang w:val="e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
    <w:name w:val="List Table 4"/>
    <w:basedOn w:val="TableNormal"/>
    <w:uiPriority w:val="49"/>
    <w:rsid w:val="00FC5231"/>
    <w:rPr>
      <w:rFonts w:ascii="Arial" w:eastAsia="Arial" w:hAnsi="Arial" w:cs="Arial"/>
      <w:sz w:val="22"/>
      <w:szCs w:val="22"/>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4">
    <w:name w:val="List Table 7 Colorful Accent 4"/>
    <w:basedOn w:val="TableNormal"/>
    <w:uiPriority w:val="52"/>
    <w:rsid w:val="00FC5231"/>
    <w:rPr>
      <w:rFonts w:ascii="Arial" w:eastAsia="Arial" w:hAnsi="Arial" w:cs="Arial"/>
      <w:color w:val="BF8F00" w:themeColor="accent4" w:themeShade="BF"/>
      <w:sz w:val="22"/>
      <w:szCs w:val="22"/>
      <w:lang w:val="e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C5231"/>
    <w:rPr>
      <w:rFonts w:ascii="Arial" w:eastAsia="Arial" w:hAnsi="Arial" w:cs="Arial"/>
      <w:color w:val="C45911" w:themeColor="accent2" w:themeShade="BF"/>
      <w:sz w:val="22"/>
      <w:szCs w:val="22"/>
      <w:lang w:val="e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C5231"/>
    <w:rPr>
      <w:rFonts w:ascii="Arial" w:eastAsia="Arial" w:hAnsi="Arial" w:cs="Arial"/>
      <w:color w:val="2F5496" w:themeColor="accent1" w:themeShade="BF"/>
      <w:sz w:val="22"/>
      <w:szCs w:val="22"/>
      <w:lang w:val="e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FC5231"/>
    <w:rPr>
      <w:rFonts w:ascii="Arial" w:eastAsia="Arial" w:hAnsi="Arial" w:cs="Arial"/>
      <w:color w:val="000000" w:themeColor="text1"/>
      <w:sz w:val="22"/>
      <w:szCs w:val="22"/>
      <w:lang w:val="e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FC5231"/>
    <w:rPr>
      <w:rFonts w:ascii="Arial" w:eastAsia="Arial" w:hAnsi="Arial" w:cs="Arial"/>
      <w:color w:val="538135" w:themeColor="accent6" w:themeShade="BF"/>
      <w:sz w:val="22"/>
      <w:szCs w:val="22"/>
      <w:lang w:val="en"/>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5">
    <w:name w:val="List Table 6 Colorful Accent 5"/>
    <w:basedOn w:val="TableNormal"/>
    <w:uiPriority w:val="51"/>
    <w:rsid w:val="00FC5231"/>
    <w:rPr>
      <w:rFonts w:ascii="Arial" w:eastAsia="Arial" w:hAnsi="Arial" w:cs="Arial"/>
      <w:color w:val="2E74B5" w:themeColor="accent5" w:themeShade="BF"/>
      <w:sz w:val="22"/>
      <w:szCs w:val="22"/>
      <w:lang w:val="en"/>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
    <w:name w:val="List Table 6 Colorful"/>
    <w:basedOn w:val="TableNormal"/>
    <w:uiPriority w:val="51"/>
    <w:rsid w:val="00FC5231"/>
    <w:rPr>
      <w:rFonts w:ascii="Arial" w:eastAsia="Arial" w:hAnsi="Arial" w:cs="Arial"/>
      <w:color w:val="000000" w:themeColor="text1"/>
      <w:sz w:val="22"/>
      <w:szCs w:val="22"/>
      <w:lang w:val="en"/>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FC5231"/>
    <w:rPr>
      <w:color w:val="808080"/>
    </w:rPr>
  </w:style>
  <w:style w:type="paragraph" w:styleId="Header">
    <w:name w:val="header"/>
    <w:basedOn w:val="Normal"/>
    <w:link w:val="HeaderChar"/>
    <w:uiPriority w:val="99"/>
    <w:unhideWhenUsed/>
    <w:rsid w:val="00FC523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FC5231"/>
    <w:rPr>
      <w:rFonts w:ascii="Arial" w:eastAsia="Arial" w:hAnsi="Arial" w:cs="Arial"/>
      <w:sz w:val="22"/>
      <w:szCs w:val="22"/>
      <w:lang w:val="en"/>
    </w:rPr>
  </w:style>
  <w:style w:type="paragraph" w:styleId="Footer">
    <w:name w:val="footer"/>
    <w:basedOn w:val="Normal"/>
    <w:link w:val="FooterChar"/>
    <w:uiPriority w:val="99"/>
    <w:unhideWhenUsed/>
    <w:rsid w:val="00FC523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FC5231"/>
    <w:rPr>
      <w:rFonts w:ascii="Arial" w:eastAsia="Arial" w:hAnsi="Arial" w:cs="Arial"/>
      <w:sz w:val="22"/>
      <w:szCs w:val="22"/>
      <w:lang w:val="en"/>
    </w:rPr>
  </w:style>
  <w:style w:type="paragraph" w:styleId="ListParagraph">
    <w:name w:val="List Paragraph"/>
    <w:basedOn w:val="Normal"/>
    <w:uiPriority w:val="34"/>
    <w:qFormat/>
    <w:rsid w:val="00FC5231"/>
    <w:pPr>
      <w:spacing w:line="276" w:lineRule="auto"/>
      <w:ind w:left="720"/>
      <w:contextualSpacing/>
    </w:pPr>
    <w:rPr>
      <w:rFonts w:ascii="Arial" w:eastAsia="Arial" w:hAnsi="Arial" w:cs="Arial"/>
      <w:sz w:val="22"/>
      <w:szCs w:val="22"/>
      <w:lang w:val="en"/>
    </w:rPr>
  </w:style>
  <w:style w:type="character" w:customStyle="1" w:styleId="a">
    <w:name w:val="_"/>
    <w:basedOn w:val="DefaultParagraphFont"/>
    <w:rsid w:val="00FC5231"/>
  </w:style>
  <w:style w:type="character" w:customStyle="1" w:styleId="ff6">
    <w:name w:val="ff6"/>
    <w:basedOn w:val="DefaultParagraphFont"/>
    <w:rsid w:val="00FC5231"/>
  </w:style>
  <w:style w:type="character" w:customStyle="1" w:styleId="ff7">
    <w:name w:val="ff7"/>
    <w:basedOn w:val="DefaultParagraphFont"/>
    <w:rsid w:val="00FC5231"/>
  </w:style>
  <w:style w:type="character" w:styleId="Strong">
    <w:name w:val="Strong"/>
    <w:basedOn w:val="DefaultParagraphFont"/>
    <w:uiPriority w:val="22"/>
    <w:qFormat/>
    <w:rsid w:val="00FC5231"/>
    <w:rPr>
      <w:b/>
      <w:bCs/>
    </w:rPr>
  </w:style>
  <w:style w:type="character" w:styleId="CommentReference">
    <w:name w:val="annotation reference"/>
    <w:basedOn w:val="DefaultParagraphFont"/>
    <w:uiPriority w:val="99"/>
    <w:semiHidden/>
    <w:unhideWhenUsed/>
    <w:rsid w:val="009F4F00"/>
    <w:rPr>
      <w:sz w:val="16"/>
      <w:szCs w:val="16"/>
    </w:rPr>
  </w:style>
  <w:style w:type="paragraph" w:styleId="CommentText">
    <w:name w:val="annotation text"/>
    <w:basedOn w:val="Normal"/>
    <w:link w:val="CommentTextChar"/>
    <w:uiPriority w:val="99"/>
    <w:semiHidden/>
    <w:unhideWhenUsed/>
    <w:rsid w:val="009F4F00"/>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9F4F00"/>
    <w:rPr>
      <w:rFonts w:ascii="Arial" w:eastAsia="Arial" w:hAnsi="Arial" w:cs="Arial"/>
      <w:sz w:val="20"/>
      <w:szCs w:val="20"/>
      <w:lang w:val="en"/>
    </w:rPr>
  </w:style>
  <w:style w:type="table" w:styleId="TableGrid">
    <w:name w:val="Table Grid"/>
    <w:basedOn w:val="TableNormal"/>
    <w:uiPriority w:val="39"/>
    <w:rsid w:val="00DC1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3">
    <w:name w:val="Grid Table 7 Colorful Accent 3"/>
    <w:basedOn w:val="TableNormal"/>
    <w:uiPriority w:val="52"/>
    <w:rsid w:val="00DF2AF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CommentSubject">
    <w:name w:val="annotation subject"/>
    <w:basedOn w:val="CommentText"/>
    <w:next w:val="CommentText"/>
    <w:link w:val="CommentSubjectChar"/>
    <w:uiPriority w:val="99"/>
    <w:semiHidden/>
    <w:unhideWhenUsed/>
    <w:rsid w:val="00BA4672"/>
    <w:rPr>
      <w:rFonts w:ascii="Times New Roman" w:eastAsia="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BA4672"/>
    <w:rPr>
      <w:rFonts w:ascii="Times New Roman" w:eastAsia="Times New Roman" w:hAnsi="Times New Roman" w:cs="Times New Roman"/>
      <w:b/>
      <w:bCs/>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94344">
      <w:bodyDiv w:val="1"/>
      <w:marLeft w:val="0"/>
      <w:marRight w:val="0"/>
      <w:marTop w:val="0"/>
      <w:marBottom w:val="0"/>
      <w:divBdr>
        <w:top w:val="none" w:sz="0" w:space="0" w:color="auto"/>
        <w:left w:val="none" w:sz="0" w:space="0" w:color="auto"/>
        <w:bottom w:val="none" w:sz="0" w:space="0" w:color="auto"/>
        <w:right w:val="none" w:sz="0" w:space="0" w:color="auto"/>
      </w:divBdr>
    </w:div>
    <w:div w:id="417486967">
      <w:bodyDiv w:val="1"/>
      <w:marLeft w:val="0"/>
      <w:marRight w:val="0"/>
      <w:marTop w:val="0"/>
      <w:marBottom w:val="0"/>
      <w:divBdr>
        <w:top w:val="none" w:sz="0" w:space="0" w:color="auto"/>
        <w:left w:val="none" w:sz="0" w:space="0" w:color="auto"/>
        <w:bottom w:val="none" w:sz="0" w:space="0" w:color="auto"/>
        <w:right w:val="none" w:sz="0" w:space="0" w:color="auto"/>
      </w:divBdr>
    </w:div>
    <w:div w:id="644160630">
      <w:bodyDiv w:val="1"/>
      <w:marLeft w:val="0"/>
      <w:marRight w:val="0"/>
      <w:marTop w:val="0"/>
      <w:marBottom w:val="0"/>
      <w:divBdr>
        <w:top w:val="none" w:sz="0" w:space="0" w:color="auto"/>
        <w:left w:val="none" w:sz="0" w:space="0" w:color="auto"/>
        <w:bottom w:val="none" w:sz="0" w:space="0" w:color="auto"/>
        <w:right w:val="none" w:sz="0" w:space="0" w:color="auto"/>
      </w:divBdr>
    </w:div>
    <w:div w:id="1485391314">
      <w:bodyDiv w:val="1"/>
      <w:marLeft w:val="0"/>
      <w:marRight w:val="0"/>
      <w:marTop w:val="0"/>
      <w:marBottom w:val="0"/>
      <w:divBdr>
        <w:top w:val="none" w:sz="0" w:space="0" w:color="auto"/>
        <w:left w:val="none" w:sz="0" w:space="0" w:color="auto"/>
        <w:bottom w:val="none" w:sz="0" w:space="0" w:color="auto"/>
        <w:right w:val="none" w:sz="0" w:space="0" w:color="auto"/>
      </w:divBdr>
    </w:div>
    <w:div w:id="1721401121">
      <w:bodyDiv w:val="1"/>
      <w:marLeft w:val="0"/>
      <w:marRight w:val="0"/>
      <w:marTop w:val="0"/>
      <w:marBottom w:val="0"/>
      <w:divBdr>
        <w:top w:val="none" w:sz="0" w:space="0" w:color="auto"/>
        <w:left w:val="none" w:sz="0" w:space="0" w:color="auto"/>
        <w:bottom w:val="none" w:sz="0" w:space="0" w:color="auto"/>
        <w:right w:val="none" w:sz="0" w:space="0" w:color="auto"/>
      </w:divBdr>
    </w:div>
    <w:div w:id="179570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6B7A2-5EC0-DD4A-B51E-1F3AEC7E4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5152</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Beagle</dc:creator>
  <cp:keywords/>
  <dc:description/>
  <cp:lastModifiedBy>Clay Cressler</cp:lastModifiedBy>
  <cp:revision>2</cp:revision>
  <dcterms:created xsi:type="dcterms:W3CDTF">2021-09-02T19:16:00Z</dcterms:created>
  <dcterms:modified xsi:type="dcterms:W3CDTF">2021-09-02T19:16:00Z</dcterms:modified>
</cp:coreProperties>
</file>